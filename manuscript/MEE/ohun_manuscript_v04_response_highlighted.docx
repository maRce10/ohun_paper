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ohun: an R package for diagnosing and optimizing automatic sound event detection</w:t>
      </w:r>
    </w:p>
    <w:p>
      <w:pPr>
        <w:pStyle w:val="26"/>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Marcelo Araya-Salas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 Grace Smith-Vidaurre</w:t>
      </w:r>
      <w:r>
        <w:rPr>
          <w:rFonts w:hint="default" w:ascii="Source Sans Pro" w:hAnsi="Source Sans Pro" w:cs="Source Sans Pro"/>
          <w:color w:val="auto"/>
          <w:sz w:val="24"/>
          <w:szCs w:val="24"/>
          <w:vertAlign w:val="superscript"/>
          <w:lang w:val="es-CR"/>
        </w:rPr>
        <w:t>4,</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5,</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6</w:t>
      </w:r>
      <w:r>
        <w:rPr>
          <w:rFonts w:hint="default" w:ascii="Source Sans Pro" w:hAnsi="Source Sans Pro" w:cs="Source Sans Pro"/>
          <w:color w:val="auto"/>
          <w:sz w:val="24"/>
          <w:szCs w:val="24"/>
          <w:lang w:val="es-CR"/>
        </w:rPr>
        <w:t>, Gloriana Chaverri</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vertAlign w:val="superscript"/>
          <w:lang w:val="en-US"/>
        </w:rPr>
        <w:t xml:space="preserve">, </w:t>
      </w:r>
      <w:r>
        <w:rPr>
          <w:rFonts w:hint="default" w:ascii="Source Sans Pro" w:hAnsi="Source Sans Pro" w:cs="Source Sans Pro"/>
          <w:color w:val="auto"/>
          <w:sz w:val="24"/>
          <w:szCs w:val="24"/>
          <w:vertAlign w:val="superscript"/>
          <w:lang w:val="es-CR"/>
        </w:rPr>
        <w:t>7</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&amp; Alejandro Rico-Guevara</w:t>
      </w:r>
      <w:r>
        <w:rPr>
          <w:rFonts w:hint="default" w:ascii="Source Sans Pro" w:hAnsi="Source Sans Pro" w:cs="Source Sans Pro"/>
          <w:color w:val="auto"/>
          <w:sz w:val="24"/>
          <w:szCs w:val="24"/>
          <w:vertAlign w:val="superscript"/>
          <w:lang w:val="es-CR"/>
        </w:rPr>
        <w:t>8,</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9</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 </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Centro de Investigación en Neurociencias,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Escuela de Biología,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Sede del Sur, Universidad de Costa Rica, Golfito, Costa Rica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4</w:t>
      </w:r>
      <w:r>
        <w:rPr>
          <w:rFonts w:hint="default" w:ascii="Source Sans Pro" w:hAnsi="Source Sans Pro" w:cs="Source Sans Pro"/>
          <w:color w:val="auto"/>
          <w:sz w:val="24"/>
          <w:szCs w:val="24"/>
        </w:rPr>
        <w:t xml:space="preserve"> Laboratory of Neurogenetics of Language, Rockefeller University, New York,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5</w:t>
      </w:r>
      <w:r>
        <w:rPr>
          <w:rFonts w:hint="default" w:ascii="Source Sans Pro" w:hAnsi="Source Sans Pro" w:cs="Source Sans Pro"/>
          <w:color w:val="auto"/>
          <w:sz w:val="24"/>
          <w:szCs w:val="24"/>
        </w:rPr>
        <w:t xml:space="preserve"> Rockefeller University Field Center, Millbrook,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6</w:t>
      </w:r>
      <w:r>
        <w:rPr>
          <w:rFonts w:hint="default" w:ascii="Source Sans Pro" w:hAnsi="Source Sans Pro" w:cs="Source Sans Pro"/>
          <w:color w:val="auto"/>
          <w:sz w:val="24"/>
          <w:szCs w:val="24"/>
        </w:rPr>
        <w:t xml:space="preserve"> Department of Biological Sciences, University of Cincinnati, Cincinnati, OH,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7</w:t>
      </w:r>
      <w:r>
        <w:rPr>
          <w:rFonts w:hint="default" w:ascii="Source Sans Pro" w:hAnsi="Source Sans Pro" w:cs="Source Sans Pro"/>
          <w:color w:val="auto"/>
          <w:sz w:val="24"/>
          <w:szCs w:val="24"/>
        </w:rPr>
        <w:t xml:space="preserve"> Smithsonian Tropical Research Institute, Panama City, Panamá</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8</w:t>
      </w:r>
      <w:r>
        <w:rPr>
          <w:rFonts w:hint="default" w:ascii="Source Sans Pro" w:hAnsi="Source Sans Pro" w:cs="Source Sans Pro"/>
          <w:color w:val="auto"/>
          <w:sz w:val="24"/>
          <w:szCs w:val="24"/>
        </w:rPr>
        <w:t xml:space="preserve"> Department of Biology,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9</w:t>
      </w:r>
      <w:r>
        <w:rPr>
          <w:rFonts w:hint="default" w:ascii="Source Sans Pro" w:hAnsi="Source Sans Pro" w:cs="Source Sans Pro"/>
          <w:color w:val="auto"/>
          <w:sz w:val="24"/>
          <w:szCs w:val="24"/>
        </w:rPr>
        <w:t xml:space="preserve"> Burke Museum of Natural History and Culture,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w:t>
      </w:r>
      <w:r>
        <w:rPr>
          <w:rFonts w:hint="default" w:ascii="Source Sans Pro" w:hAnsi="Source Sans Pro" w:cs="Source Sans Pro"/>
          <w:i/>
          <w:iCs/>
          <w:color w:val="auto"/>
          <w:sz w:val="24"/>
          <w:szCs w:val="24"/>
        </w:rPr>
        <w:t>To whom correspondence should be addressed</w:t>
      </w:r>
    </w:p>
    <w:p>
      <w:pPr>
        <w:pStyle w:val="3"/>
        <w:rPr>
          <w:rFonts w:hint="default" w:ascii="Source Sans Pro" w:hAnsi="Source Sans Pro" w:cs="Source Sans Pro"/>
          <w:color w:val="auto"/>
          <w:sz w:val="24"/>
          <w:szCs w:val="24"/>
        </w:rPr>
      </w:pPr>
      <w:r>
        <w:rPr>
          <w:rFonts w:hint="default" w:ascii="Source Sans Pro" w:hAnsi="Source Sans Pro" w:cs="Source Sans Pro"/>
          <w:b/>
          <w:bCs/>
          <w:color w:val="auto"/>
          <w:sz w:val="24"/>
          <w:szCs w:val="24"/>
        </w:rPr>
        <w:t>Keywords</w:t>
      </w:r>
      <w:r>
        <w:rPr>
          <w:rFonts w:hint="default" w:ascii="Source Sans Pro" w:hAnsi="Source Sans Pro" w:cs="Source Sans Pro"/>
          <w:color w:val="auto"/>
          <w:sz w:val="24"/>
          <w:szCs w:val="24"/>
        </w:rPr>
        <w:t>: bioacoustics, automatic detection, animal vocalizations</w:t>
      </w:r>
    </w:p>
    <w:p>
      <w:pPr>
        <w:pStyle w:val="4"/>
        <w:rPr>
          <w:rFonts w:hint="default" w:ascii="Source Sans Pro" w:hAnsi="Source Sans Pro" w:cs="Source Sans Pro"/>
          <w:color w:val="auto"/>
          <w:sz w:val="24"/>
          <w:szCs w:val="24"/>
        </w:rPr>
      </w:pPr>
      <w:bookmarkStart w:id="0" w:name="abstract"/>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Abstract</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color w:val="auto"/>
          <w:sz w:val="24"/>
          <w:szCs w:val="24"/>
          <w:lang w:val="en-US"/>
        </w:rPr>
        <w:t xml:space="preserve">only a few tools provide a </w:t>
      </w:r>
      <w:r>
        <w:rPr>
          <w:rFonts w:hint="default" w:ascii="Source Sans Pro" w:hAnsi="Source Sans Pro" w:cs="Source Sans Pro"/>
          <w:color w:val="auto"/>
          <w:sz w:val="24"/>
          <w:szCs w:val="24"/>
        </w:rPr>
        <w:t xml:space="preserve">framework for evaluating detection performance. </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2. </w:t>
      </w:r>
      <w:r>
        <w:rPr>
          <w:rFonts w:hint="default" w:ascii="Source Sans Pro" w:hAnsi="Source Sans Pro" w:cs="Source Sans Pro"/>
          <w:color w:val="auto"/>
          <w:sz w:val="24"/>
          <w:szCs w:val="24"/>
        </w:rPr>
        <w:t xml:space="preserve">Here we present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 R package intended to facilitate automated sound detection.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provides functions to diagnose and optimize detection routines and compare performance among different detection approaches. </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3. </w:t>
      </w:r>
      <w:r>
        <w:rPr>
          <w:rFonts w:hint="default" w:ascii="Source Sans Pro" w:hAnsi="Source Sans Pro" w:cs="Source Sans Pro"/>
          <w:color w:val="auto"/>
          <w:sz w:val="24"/>
          <w:szCs w:val="24"/>
        </w:rPr>
        <w:t>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run within the package. The package also provides functions to organize acoustic data sets in a format amenable to detection analyses. ohun also includes energy-based and template-based detection methods, two commonly used automatic approaches in bioacoustic research. </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4. </w:t>
      </w:r>
      <w:r>
        <w:rPr>
          <w:rFonts w:hint="default" w:ascii="Source Sans Pro" w:hAnsi="Source Sans Pro" w:cs="Source Sans Pro"/>
          <w:color w:val="auto"/>
          <w:sz w:val="24"/>
          <w:szCs w:val="24"/>
        </w:rPr>
        <w:t xml:space="preserve">We show </w:t>
      </w:r>
      <w:r>
        <w:rPr>
          <w:rFonts w:hint="default" w:ascii="Source Sans Pro" w:hAnsi="Source Sans Pro" w:cs="Source Sans Pro"/>
          <w:color w:val="auto"/>
          <w:sz w:val="24"/>
          <w:szCs w:val="24"/>
          <w:lang w:val="en-US"/>
        </w:rPr>
        <w:t>how</w:t>
      </w:r>
      <w:r>
        <w:rPr>
          <w:rFonts w:hint="default" w:ascii="Source Sans Pro" w:hAnsi="Source Sans Pro" w:cs="Source Sans Pro"/>
          <w:color w:val="auto"/>
          <w:sz w:val="24"/>
          <w:szCs w:val="24"/>
        </w:rPr>
        <w:t xml:space="preserve"> ohun automatically </w:t>
      </w:r>
      <w:r>
        <w:rPr>
          <w:rFonts w:hint="default" w:ascii="Source Sans Pro" w:hAnsi="Source Sans Pro" w:cs="Source Sans Pro"/>
          <w:color w:val="auto"/>
          <w:sz w:val="24"/>
          <w:szCs w:val="24"/>
          <w:lang w:val="en-US"/>
        </w:rPr>
        <w:t xml:space="preserve">can be used to  </w:t>
      </w:r>
      <w:r>
        <w:rPr>
          <w:rFonts w:hint="default" w:ascii="Source Sans Pro" w:hAnsi="Source Sans Pro" w:cs="Source Sans Pro"/>
          <w:color w:val="auto"/>
          <w:sz w:val="24"/>
          <w:szCs w:val="24"/>
        </w:rPr>
        <w:t>detect vocal signals with case studies of adult male zebra finch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songs and Spix’s disc-winged bat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ultrasonic social calls. We also include examples of how to evaluate the detection performance of ohun and external software. Finally, we provide some general suggestions to improve detection performance.</w:t>
      </w:r>
      <w:bookmarkEnd w:id="0"/>
    </w:p>
    <w:p>
      <w:pPr>
        <w:pStyle w:val="4"/>
        <w:rPr>
          <w:rFonts w:hint="default" w:ascii="Source Sans Pro" w:hAnsi="Source Sans Pro" w:cs="Source Sans Pro"/>
          <w:color w:val="auto"/>
          <w:sz w:val="24"/>
          <w:szCs w:val="24"/>
        </w:rPr>
      </w:pPr>
      <w:bookmarkStart w:id="1" w:name="introduction"/>
      <w:r>
        <w:rPr>
          <w:rFonts w:hint="default" w:ascii="Source Sans Pro" w:hAnsi="Source Sans Pro" w:cs="Source Sans Pro"/>
          <w:color w:val="auto"/>
          <w:sz w:val="24"/>
          <w:szCs w:val="24"/>
        </w:rPr>
        <w:t>Introduction</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Animal acoustic signals are widely used to address a variety of questions in highly diverse areas, ranging from neurobiology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"ref-Burgdorf2011"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Burgdorf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"ref-schoneich2020" \h </w:instrText>
      </w:r>
      <w:r>
        <w:rPr>
          <w:rFonts w:hint="default" w:ascii="Source Sans Pro" w:hAnsi="Source Sans Pro" w:cs="Source Sans Pro"/>
          <w:color w:val="auto"/>
          <w:sz w:val="24"/>
          <w:szCs w:val="24"/>
        </w:rPr>
        <w:fldChar w:fldCharType="separate"/>
      </w:r>
      <w:r>
        <w:rPr>
          <w:rFonts w:hint="default" w:ascii="Source Sans Pro" w:hAnsi="Source Sans Pro" w:cs="Source Sans Pro"/>
          <w:color w:val="auto"/>
          <w:sz w:val="24"/>
          <w:szCs w:val="24"/>
        </w:rPr>
        <w:t>Schöneich</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to taxonomy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"ref-Kohler2017"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Köhler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"ref-gew2019"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Gwee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community ecology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"ref-zsebok2021"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Zsebők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"ref-tiwari2022"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Tiwari &amp; Diwakar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evolutionary 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"ref-Medina-Garcia2015a"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Medina-García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"ref-Odom2021"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Odom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profuse usage of animal sounds in research relates to the fact that they can be easily collected using non-invasive methods. </w:t>
      </w:r>
      <w:r>
        <w:rPr>
          <w:rFonts w:hint="default" w:ascii="Source Sans Pro" w:hAnsi="Source Sans Pro" w:cs="Source Sans Pro"/>
          <w:color w:val="auto"/>
          <w:sz w:val="24"/>
          <w:szCs w:val="24"/>
          <w:lang w:val="en-US"/>
        </w:rPr>
        <w:t>In addition, a</w:t>
      </w:r>
      <w:r>
        <w:rPr>
          <w:rFonts w:hint="default" w:ascii="Source Sans Pro" w:hAnsi="Source Sans Pro" w:cs="Source Sans Pro"/>
          <w:color w:val="auto"/>
          <w:sz w:val="24"/>
          <w:szCs w:val="24"/>
        </w:rPr>
        <w:t>nimal sounds can be obtained in various natural and unnatural settings, with equipment that has become increasingly inexpensive and broadly accessible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"ref-Blumstein2011"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Blumstein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"ref-sugai2019"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Sugai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O</w:t>
      </w:r>
      <w:r>
        <w:rPr>
          <w:rFonts w:hint="default" w:ascii="Source Sans Pro" w:hAnsi="Source Sans Pro" w:cs="Source Sans Pro"/>
          <w:color w:val="auto"/>
          <w:sz w:val="24"/>
          <w:szCs w:val="24"/>
        </w:rPr>
        <w:t xml:space="preserve">nline repositories have </w:t>
      </w:r>
      <w:r>
        <w:rPr>
          <w:rFonts w:hint="default" w:ascii="Source Sans Pro" w:hAnsi="Source Sans Pro" w:cs="Source Sans Pro"/>
          <w:color w:val="auto"/>
          <w:sz w:val="24"/>
          <w:szCs w:val="24"/>
          <w:lang w:val="en-US"/>
        </w:rPr>
        <w:t xml:space="preserve">also </w:t>
      </w:r>
      <w:r>
        <w:rPr>
          <w:rFonts w:hint="default" w:ascii="Source Sans Pro" w:hAnsi="Source Sans Pro" w:cs="Source Sans Pro"/>
          <w:color w:val="auto"/>
          <w:sz w:val="24"/>
          <w:szCs w:val="24"/>
        </w:rPr>
        <w:t>facilitated the study of these communication signals at larger taxonomic and geographic scales. However, adopting bioacoustic approaches may also imply large amounts of data (i.e., lots of recordings), which can be challenging to analyze manually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As a result, a growing number of computational tools for automatically-detected animal sounds is increasingly available (reviewed by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reflecting the need for better and more efficient automated approaches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In this regard, using standard approaches for evaluating the performance of automatic detection tools might prove helpful in informing researchers' decisions about which method better fits a given question and study system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The performance of automated sound event detection routines has typically been evaluated using standard indices from signal detection theory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t>
      </w:r>
      <w:r>
        <w:rPr>
          <w:rFonts w:hint="default" w:ascii="Source Sans Pro" w:hAnsi="Source Sans Pro" w:cs="Source Sans Pro"/>
          <w:color w:val="auto"/>
          <w:sz w:val="24"/>
          <w:szCs w:val="24"/>
          <w:lang w:val="en-US"/>
        </w:rPr>
        <w:t>which is often</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required </w:t>
      </w:r>
      <w:r>
        <w:rPr>
          <w:rFonts w:hint="default" w:ascii="Source Sans Pro" w:hAnsi="Source Sans Pro" w:cs="Source Sans Pro"/>
          <w:color w:val="auto"/>
          <w:sz w:val="24"/>
          <w:szCs w:val="24"/>
        </w:rPr>
        <w:t>when the main goal is measuring the acoustic structure of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"ref-Araya-Salas2017f"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&amp; Smith-Vidaurre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present the new R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Bioacoustics 2014</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Here, we explain how to explore and format acoustic data sets and how sound event detection routines can be evaluated.</w:t>
      </w:r>
      <w:ins w:id="0" w:author="marcelo" w:date="2023-05-09T19:06:00Z">
        <w:r>
          <w:rPr>
            <w:rFonts w:hint="default" w:ascii="Source Sans Pro" w:hAnsi="Source Sans Pro" w:cs="Source Sans Pro"/>
            <w:color w:val="auto"/>
            <w:sz w:val="24"/>
            <w:szCs w:val="24"/>
            <w:lang w:val="en-US"/>
          </w:rPr>
          <w:t xml:space="preserve"> </w:t>
        </w:r>
      </w:ins>
      <w:r>
        <w:rPr>
          <w:rFonts w:hint="default" w:ascii="Source Sans Pro" w:hAnsi="Source Sans Pro" w:cs="Source Sans Pro"/>
          <w:color w:val="auto"/>
          <w:sz w:val="24"/>
          <w:szCs w:val="24"/>
          <w:lang w:val="en-US"/>
        </w:rPr>
        <w:t xml:space="preserve">In addition, we </w:t>
      </w:r>
      <w:r>
        <w:rPr>
          <w:rFonts w:hint="default" w:ascii="Source Sans Pro" w:hAnsi="Source Sans Pro" w:cs="Source Sans Pro"/>
          <w:color w:val="auto"/>
          <w:sz w:val="24"/>
          <w:szCs w:val="24"/>
        </w:rPr>
        <w:t>showcase the package usage with study cases on male Zebra-finch songs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and Spix’s disc-winged bat calls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which correspond to different recording settings (i.e., lab and flight cages) and signal types (i.e., sonic mating sounds and ultrasonic social calls).</w:t>
      </w:r>
      <w:ins w:id="1" w:author="m" w:date="2023-05-09T14:42:07Z">
        <w:r>
          <w:rPr>
            <w:rFonts w:hint="default" w:ascii="Source Sans Pro" w:hAnsi="Source Sans Pro" w:cs="Source Sans Pro"/>
            <w:color w:val="auto"/>
            <w:sz w:val="24"/>
            <w:szCs w:val="24"/>
          </w:rPr>
          <w:t xml:space="preserve"> </w:t>
        </w:r>
      </w:ins>
      <w:ins w:id="2" w:author="m" w:date="2023-05-09T14:42:17Z">
        <w:r>
          <w:rPr>
            <w:rFonts w:hint="default" w:ascii="Source Sans Pro" w:hAnsi="Source Sans Pro" w:cs="Source Sans Pro"/>
            <w:color w:val="auto"/>
            <w:rPrChange w:id="3" w:author="m" w:date="2023-05-09T14:42:17Z">
              <w:rPr>
                <w:rFonts w:hint="default"/>
              </w:rPr>
            </w:rPrChange>
          </w:rPr>
          <w:t>See the package vignette (</w:t>
        </w:r>
      </w:ins>
      <w:ins w:id="4" w:author="m" w:date="2023-05-09T14:44:08Z">
        <w:r>
          <w:rPr>
            <w:rFonts w:hint="default" w:ascii="Source Sans Pro" w:hAnsi="Source Sans Pro" w:cs="Source Sans Pro"/>
            <w:color w:val="auto"/>
          </w:rPr>
          <w:t>https://marce10.github.io/ohun/articles/ohun.html</w:t>
        </w:r>
      </w:ins>
      <w:ins w:id="5" w:author="m" w:date="2023-05-09T14:42:17Z">
        <w:r>
          <w:rPr>
            <w:rFonts w:hint="default" w:ascii="Source Sans Pro" w:hAnsi="Source Sans Pro" w:cs="Source Sans Pro"/>
            <w:color w:val="auto"/>
            <w:rPrChange w:id="6" w:author="m" w:date="2023-05-09T14:42:17Z">
              <w:rPr>
                <w:rFonts w:hint="default"/>
              </w:rPr>
            </w:rPrChange>
          </w:rPr>
          <w:t>), the package website (</w:t>
        </w:r>
      </w:ins>
      <w:ins w:id="7" w:author="m" w:date="2023-05-09T14:43:45Z">
        <w:r>
          <w:rPr>
            <w:rFonts w:hint="default" w:ascii="Source Sans Pro" w:hAnsi="Source Sans Pro" w:cs="Source Sans Pro"/>
            <w:color w:val="auto"/>
          </w:rPr>
          <w:t>https://marce10.github.io/ohun</w:t>
        </w:r>
      </w:ins>
      <w:ins w:id="8" w:author="m" w:date="2023-05-09T14:42:17Z">
        <w:r>
          <w:rPr>
            <w:rFonts w:hint="default" w:ascii="Source Sans Pro" w:hAnsi="Source Sans Pro" w:cs="Source Sans Pro"/>
            <w:color w:val="auto"/>
            <w:rPrChange w:id="9" w:author="m" w:date="2023-05-09T14:42:17Z">
              <w:rPr>
                <w:rFonts w:hint="default"/>
              </w:rPr>
            </w:rPrChange>
          </w:rPr>
          <w:t>), and the R package documentation</w:t>
        </w:r>
      </w:ins>
      <w:ins w:id="10" w:author="m" w:date="2023-05-09T14:43:10Z">
        <w:r>
          <w:rPr>
            <w:rFonts w:hint="default" w:ascii="Source Sans Pro" w:hAnsi="Source Sans Pro" w:cs="Source Sans Pro"/>
            <w:color w:val="auto"/>
          </w:rPr>
          <w:t xml:space="preserve"> in </w:t>
        </w:r>
      </w:ins>
      <w:ins w:id="11" w:author="m" w:date="2023-05-09T14:43:11Z">
        <w:r>
          <w:rPr>
            <w:rFonts w:hint="default" w:ascii="Source Sans Pro" w:hAnsi="Source Sans Pro" w:cs="Source Sans Pro"/>
            <w:color w:val="auto"/>
          </w:rPr>
          <w:t xml:space="preserve">CRAN </w:t>
        </w:r>
      </w:ins>
      <w:ins w:id="12" w:author="m" w:date="2023-05-09T14:43:12Z">
        <w:r>
          <w:rPr>
            <w:rFonts w:hint="default" w:ascii="Source Sans Pro" w:hAnsi="Source Sans Pro" w:cs="Source Sans Pro"/>
            <w:color w:val="auto"/>
          </w:rPr>
          <w:t>(</w:t>
        </w:r>
      </w:ins>
      <w:ins w:id="13" w:author="m" w:date="2023-05-09T14:43:18Z">
        <w:r>
          <w:rPr>
            <w:rFonts w:hint="default" w:ascii="Source Sans Pro" w:hAnsi="Source Sans Pro" w:cs="Source Sans Pro"/>
            <w:color w:val="auto"/>
            <w:rPrChange w:id="14" w:author="m" w:date="2023-05-09T14:43:18Z">
              <w:rPr>
                <w:rFonts w:hint="default"/>
              </w:rPr>
            </w:rPrChange>
          </w:rPr>
          <w:t>https://CRAN.R-project.org/package=ohun</w:t>
        </w:r>
      </w:ins>
      <w:ins w:id="15" w:author="m" w:date="2023-05-09T14:43:18Z">
        <w:r>
          <w:rPr>
            <w:rFonts w:hint="default" w:ascii="Source Sans Pro" w:hAnsi="Source Sans Pro" w:cs="Source Sans Pro"/>
            <w:color w:val="auto"/>
          </w:rPr>
          <w:t>)</w:t>
        </w:r>
      </w:ins>
      <w:ins w:id="16" w:author="m" w:date="2023-05-09T14:42:17Z">
        <w:r>
          <w:rPr>
            <w:rFonts w:hint="default" w:ascii="Source Sans Pro" w:hAnsi="Source Sans Pro" w:cs="Source Sans Pro"/>
            <w:color w:val="auto"/>
            <w:rPrChange w:id="17" w:author="m" w:date="2023-05-09T14:42:17Z">
              <w:rPr>
                <w:rFonts w:hint="default"/>
              </w:rPr>
            </w:rPrChange>
          </w:rPr>
          <w:t xml:space="preserve"> for additional details and examples. </w:t>
        </w:r>
      </w:ins>
    </w:p>
    <w:bookmarkEnd w:id="1"/>
    <w:p>
      <w:pPr>
        <w:pStyle w:val="4"/>
        <w:rPr>
          <w:rFonts w:hint="default" w:ascii="Source Sans Pro" w:hAnsi="Source Sans Pro" w:cs="Source Sans Pro"/>
          <w:color w:val="auto"/>
          <w:sz w:val="24"/>
          <w:szCs w:val="24"/>
        </w:rPr>
      </w:pPr>
      <w:bookmarkStart w:id="2" w:name="formatting-acoustic-data-sets"/>
      <w:r>
        <w:rPr>
          <w:rFonts w:hint="default" w:ascii="Source Sans Pro" w:hAnsi="Source Sans Pro" w:cs="Source Sans Pro"/>
          <w:color w:val="auto"/>
          <w:sz w:val="24"/>
          <w:szCs w:val="24"/>
        </w:rPr>
        <w:t>Formatting acoustic data sets</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format and size of the acoustic data to be analyzed </w:t>
      </w:r>
      <w:r>
        <w:rPr>
          <w:rFonts w:hint="default" w:ascii="Source Sans Pro" w:hAnsi="Source Sans Pro" w:cs="Source Sans Pro"/>
          <w:color w:val="auto"/>
          <w:sz w:val="24"/>
          <w:szCs w:val="24"/>
          <w:lang w:val="en-US"/>
        </w:rPr>
        <w:t xml:space="preserve">needs </w:t>
      </w:r>
      <w:r>
        <w:rPr>
          <w:rFonts w:hint="default" w:ascii="Source Sans Pro" w:hAnsi="Source Sans Pro" w:cs="Source Sans Pro"/>
          <w:color w:val="auto"/>
          <w:sz w:val="24"/>
          <w:szCs w:val="24"/>
        </w:rPr>
        <w:t xml:space="preserve">to </w:t>
      </w:r>
      <w:r>
        <w:rPr>
          <w:rFonts w:hint="default" w:ascii="Source Sans Pro" w:hAnsi="Source Sans Pro" w:cs="Source Sans Pro"/>
          <w:color w:val="auto"/>
          <w:sz w:val="24"/>
          <w:szCs w:val="24"/>
          <w:lang w:val="en-US"/>
        </w:rPr>
        <w:t xml:space="preserve">be </w:t>
      </w:r>
      <w:r>
        <w:rPr>
          <w:rFonts w:hint="default" w:ascii="Source Sans Pro" w:hAnsi="Source Sans Pro" w:cs="Source Sans Pro"/>
          <w:color w:val="auto"/>
          <w:sz w:val="24"/>
          <w:szCs w:val="24"/>
        </w:rPr>
        <w:t xml:space="preserve">standardize to avoid downstream errors and </w:t>
      </w:r>
      <w:r>
        <w:rPr>
          <w:rFonts w:hint="default" w:ascii="Source Sans Pro" w:hAnsi="Source Sans Pro" w:cs="Source Sans Pro"/>
          <w:color w:val="auto"/>
          <w:sz w:val="24"/>
          <w:szCs w:val="24"/>
          <w:lang w:val="en-US"/>
        </w:rPr>
        <w:t xml:space="preserve">to </w:t>
      </w:r>
      <w:r>
        <w:rPr>
          <w:rFonts w:hint="default" w:ascii="Source Sans Pro" w:hAnsi="Source Sans Pro" w:cs="Source Sans Pro"/>
          <w:color w:val="auto"/>
          <w:sz w:val="24"/>
          <w:szCs w:val="24"/>
        </w:rPr>
        <w:t xml:space="preserve">inform expectations for computational time performance. Several functions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facilitate double-checking the format of acoustic data sets prior to automatic detection. The function </w:t>
      </w:r>
      <w:r>
        <w:rPr>
          <w:rStyle w:val="38"/>
          <w:rFonts w:hint="default" w:ascii="Source Sans Pro" w:hAnsi="Source Sans Pro" w:cs="Source Sans Pro"/>
          <w:color w:val="auto"/>
          <w:sz w:val="24"/>
          <w:szCs w:val="24"/>
        </w:rPr>
        <w:t>feature_acoustic_data</w:t>
      </w:r>
      <w:r>
        <w:rPr>
          <w:rFonts w:hint="default" w:ascii="Source Sans Pro" w:hAnsi="Source Sans Pro" w:cs="Source Sans Pro"/>
          <w:color w:val="auto"/>
          <w:sz w:val="24"/>
          <w:szCs w:val="24"/>
        </w:rPr>
        <w:t xml:space="preserve"> prints a summary of the duration, size, and format of all the recordings in a folder. Here we explore the acoustic data set of zebra finch's songs (Supporting Information):</w:t>
      </w:r>
    </w:p>
    <w:p>
      <w:pPr>
        <w:pStyle w:val="39"/>
      </w:pPr>
      <w:r>
        <w:rPr>
          <w:rStyle w:val="54"/>
        </w:rPr>
        <w:t># working directory</w:t>
      </w:r>
      <w:r>
        <w:br w:type="textWrapping"/>
      </w:r>
      <w:r>
        <w:rPr>
          <w:rStyle w:val="72"/>
        </w:rPr>
        <w:t xml:space="preserve">path_zebra_finch </w:t>
      </w:r>
      <w:r>
        <w:rPr>
          <w:rStyle w:val="58"/>
        </w:rPr>
        <w:t>&lt;-</w:t>
      </w:r>
      <w:r>
        <w:rPr>
          <w:rStyle w:val="72"/>
        </w:rPr>
        <w:t xml:space="preserve"> </w:t>
      </w:r>
      <w:r>
        <w:rPr>
          <w:rStyle w:val="50"/>
        </w:rPr>
        <w:t>"path_to_zebra_finch_files"</w:t>
      </w:r>
      <w:r>
        <w:br w:type="textWrapping"/>
      </w:r>
      <w:r>
        <w:br w:type="textWrapping"/>
      </w:r>
      <w:r>
        <w:rPr>
          <w:rStyle w:val="59"/>
        </w:rPr>
        <w:t>feature_acoustic_data</w:t>
      </w:r>
      <w:r>
        <w:rPr>
          <w:rStyle w:val="72"/>
        </w:rPr>
        <w:t>(</w:t>
      </w:r>
      <w:r>
        <w:rPr>
          <w:rStyle w:val="66"/>
        </w:rPr>
        <w:t>path =</w:t>
      </w:r>
      <w:r>
        <w:rPr>
          <w:rStyle w:val="72"/>
        </w:rPr>
        <w:t xml:space="preserve"> path_zebra_finch)</w:t>
      </w:r>
    </w:p>
    <w:p>
      <w:pPr>
        <w:pStyle w:val="39"/>
        <w:rPr>
          <w:i/>
          <w:iCs/>
        </w:rPr>
      </w:pPr>
      <w:r>
        <w:rPr>
          <w:rStyle w:val="38"/>
          <w:i/>
          <w:iCs/>
        </w:rPr>
        <w:t>## Features of the acoustic data set in '/home/m/Dropbox/Projects/ohun_paper/data/raw/taeniopygia':</w:t>
      </w:r>
      <w:r>
        <w:rPr>
          <w:i/>
          <w:iCs/>
        </w:rPr>
        <w:br w:type="textWrapping"/>
      </w:r>
      <w:r>
        <w:rPr>
          <w:rStyle w:val="38"/>
          <w:i/>
          <w:iCs/>
        </w:rPr>
        <w:t>## * 72 sound files</w:t>
      </w:r>
      <w:r>
        <w:rPr>
          <w:i/>
          <w:iCs/>
        </w:rPr>
        <w:br w:type="textWrapping"/>
      </w:r>
      <w:r>
        <w:rPr>
          <w:rStyle w:val="38"/>
          <w:i/>
          <w:iCs/>
        </w:rPr>
        <w:t>## * 1 file format(s) (.wav (72))</w:t>
      </w:r>
      <w:r>
        <w:rPr>
          <w:i/>
          <w:iCs/>
        </w:rPr>
        <w:br w:type="textWrapping"/>
      </w:r>
      <w:r>
        <w:rPr>
          <w:rStyle w:val="38"/>
          <w:i/>
          <w:iCs/>
        </w:rPr>
        <w:t>## * 1 sampling rate(s) (44.1 kHz (72))</w:t>
      </w:r>
      <w:r>
        <w:rPr>
          <w:i/>
          <w:iCs/>
        </w:rPr>
        <w:br w:type="textWrapping"/>
      </w:r>
      <w:r>
        <w:rPr>
          <w:rStyle w:val="38"/>
          <w:i/>
          <w:iCs/>
        </w:rPr>
        <w:t>## * 1 bit depth(s) (16 bits (72))</w:t>
      </w:r>
      <w:r>
        <w:rPr>
          <w:i/>
          <w:iCs/>
        </w:rPr>
        <w:br w:type="textWrapping"/>
      </w:r>
      <w:r>
        <w:rPr>
          <w:rStyle w:val="38"/>
          <w:i/>
          <w:iCs/>
        </w:rPr>
        <w:t>## * 1 number of channels (1 channel(s) (72))</w:t>
      </w:r>
      <w:r>
        <w:rPr>
          <w:i/>
          <w:iCs/>
        </w:rPr>
        <w:br w:type="textWrapping"/>
      </w:r>
      <w:r>
        <w:rPr>
          <w:rStyle w:val="38"/>
          <w:i/>
          <w:iCs/>
        </w:rPr>
        <w:t>## * File duration range: 0.2-21.76 s (mean: 6.07 s)</w:t>
      </w:r>
      <w:r>
        <w:rPr>
          <w:i/>
          <w:iCs/>
        </w:rPr>
        <w:br w:type="textWrapping"/>
      </w:r>
      <w:r>
        <w:rPr>
          <w:rStyle w:val="38"/>
          <w:i/>
          <w:iCs/>
        </w:rPr>
        <w:t>## * File size range: 0.02-1.92 MB (mean: 0.54 MB)</w:t>
      </w:r>
      <w:r>
        <w:rPr>
          <w:i/>
          <w:iCs/>
        </w:rPr>
        <w:br w:type="textWrapping"/>
      </w:r>
      <w:r>
        <w:rPr>
          <w:rStyle w:val="38"/>
          <w:i/>
          <w:iCs/>
        </w:rPr>
        <w:t>##  (detailed information by sound file can be obtained with 'warbleR::info_sound_files()')</w:t>
      </w:r>
    </w:p>
    <w:p>
      <w:pPr>
        <w:pStyle w:val="3"/>
        <w:rPr>
          <w:rFonts w:hint="default" w:ascii="Source Sans Pro" w:hAnsi="Source Sans Pro" w:cs="Source Sans Pro"/>
          <w:color w:val="auto"/>
          <w:sz w:val="24"/>
          <w:szCs w:val="24"/>
        </w:rPr>
      </w:pP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time window size can be affected by sampling rate) or simply because some software might only work on specific sound file formats. In addition, long sound files could be </w:t>
      </w:r>
      <w:r>
        <w:rPr>
          <w:rFonts w:hint="default" w:ascii="Source Sans Pro" w:hAnsi="Source Sans Pro" w:cs="Source Sans Pro"/>
          <w:color w:val="auto"/>
          <w:sz w:val="24"/>
          <w:szCs w:val="24"/>
          <w:lang w:val="en-US"/>
        </w:rPr>
        <w:t xml:space="preserve">difficult </w:t>
      </w:r>
      <w:r>
        <w:rPr>
          <w:rFonts w:hint="default" w:ascii="Source Sans Pro" w:hAnsi="Source Sans Pro" w:cs="Source Sans Pro"/>
          <w:color w:val="auto"/>
          <w:sz w:val="24"/>
          <w:szCs w:val="24"/>
        </w:rPr>
        <w:t xml:space="preserve">to analyze on some computers and might have to be split into shorter clips. In the latter case, the function </w:t>
      </w:r>
      <w:r>
        <w:rPr>
          <w:rStyle w:val="38"/>
          <w:rFonts w:hint="default" w:ascii="Source Sans Pro" w:hAnsi="Source Sans Pro" w:cs="Source Sans Pro"/>
          <w:color w:val="auto"/>
          <w:sz w:val="24"/>
          <w:szCs w:val="24"/>
        </w:rPr>
        <w:t>split_acoustic_data</w:t>
      </w:r>
      <w:r>
        <w:rPr>
          <w:rFonts w:hint="default" w:ascii="Source Sans Pro" w:hAnsi="Source Sans Pro" w:cs="Source Sans Pro"/>
          <w:color w:val="auto"/>
          <w:sz w:val="24"/>
          <w:szCs w:val="24"/>
        </w:rPr>
        <w:t xml:space="preserve"> can be used to produce those clips:</w:t>
      </w:r>
    </w:p>
    <w:p>
      <w:pPr>
        <w:pStyle w:val="39"/>
        <w:spacing w:after="0"/>
        <w:rPr>
          <w:ins w:id="19" w:author="marcelo" w:date="2023-05-10T07:14:16Z"/>
          <w:rStyle w:val="72"/>
          <w:rFonts w:hint="default"/>
          <w:lang w:val="en-US"/>
        </w:rPr>
        <w:pPrChange w:id="18" w:author="marcelo" w:date="2023-05-10T07:14:28Z">
          <w:pPr>
            <w:pStyle w:val="39"/>
          </w:pPr>
        </w:pPrChange>
      </w:pPr>
      <w:r>
        <w:rPr>
          <w:rStyle w:val="72"/>
        </w:rPr>
        <w:t xml:space="preserve">split_info </w:t>
      </w:r>
      <w:r>
        <w:rPr>
          <w:rStyle w:val="58"/>
        </w:rPr>
        <w:t>&lt;-</w:t>
      </w:r>
      <w:r>
        <w:rPr>
          <w:rStyle w:val="72"/>
        </w:rPr>
        <w:t xml:space="preserve"> </w:t>
      </w:r>
      <w:r>
        <w:rPr>
          <w:rStyle w:val="59"/>
        </w:rPr>
        <w:t>split_acoustic_data</w:t>
      </w:r>
      <w:r>
        <w:rPr>
          <w:rStyle w:val="72"/>
        </w:rPr>
        <w:t>(</w:t>
      </w:r>
      <w:r>
        <w:rPr>
          <w:rStyle w:val="66"/>
        </w:rPr>
        <w:t>path =</w:t>
      </w:r>
      <w:r>
        <w:rPr>
          <w:rStyle w:val="72"/>
        </w:rPr>
        <w:t xml:space="preserve"> path_zebra_finch, </w:t>
      </w:r>
      <w:ins w:id="20" w:author="marcelo" w:date="2023-05-10T07:19:30Z">
        <w:r>
          <w:rPr>
            <w:rStyle w:val="72"/>
            <w:rFonts w:hint="default"/>
            <w:lang w:val="en-US"/>
          </w:rPr>
          <w:t xml:space="preserve"> </w:t>
        </w:r>
      </w:ins>
      <w:ins w:id="21" w:author="marcelo" w:date="2023-05-10T07:19:31Z">
        <w:r>
          <w:rPr>
            <w:rStyle w:val="72"/>
            <w:rFonts w:hint="default"/>
            <w:lang w:val="en-US"/>
          </w:rPr>
          <w:t xml:space="preserve"># </w:t>
        </w:r>
      </w:ins>
      <w:ins w:id="22" w:author="marcelo" w:date="2023-05-10T07:19:33Z">
        <w:r>
          <w:rPr>
            <w:rStyle w:val="72"/>
            <w:rFonts w:hint="default"/>
            <w:lang w:val="en-US"/>
          </w:rPr>
          <w:t xml:space="preserve">path </w:t>
        </w:r>
      </w:ins>
      <w:ins w:id="23" w:author="marcelo" w:date="2023-05-10T07:19:34Z">
        <w:r>
          <w:rPr>
            <w:rStyle w:val="72"/>
            <w:rFonts w:hint="default"/>
            <w:lang w:val="en-US"/>
          </w:rPr>
          <w:t>to rec</w:t>
        </w:r>
      </w:ins>
      <w:ins w:id="24" w:author="marcelo" w:date="2023-05-10T07:19:35Z">
        <w:r>
          <w:rPr>
            <w:rStyle w:val="72"/>
            <w:rFonts w:hint="default"/>
            <w:lang w:val="en-US"/>
          </w:rPr>
          <w:t>or</w:t>
        </w:r>
      </w:ins>
      <w:ins w:id="25" w:author="marcelo" w:date="2023-05-10T07:19:36Z">
        <w:r>
          <w:rPr>
            <w:rStyle w:val="72"/>
            <w:rFonts w:hint="default"/>
            <w:lang w:val="en-US"/>
          </w:rPr>
          <w:t>ding</w:t>
        </w:r>
      </w:ins>
      <w:ins w:id="26" w:author="marcelo" w:date="2023-05-10T07:19:37Z">
        <w:r>
          <w:rPr>
            <w:rStyle w:val="72"/>
            <w:rFonts w:hint="default"/>
            <w:lang w:val="en-US"/>
          </w:rPr>
          <w:t>s</w:t>
        </w:r>
      </w:ins>
    </w:p>
    <w:p>
      <w:pPr>
        <w:pStyle w:val="39"/>
        <w:spacing w:after="0"/>
        <w:ind w:firstLine="720"/>
        <w:rPr>
          <w:rFonts w:hint="default" w:ascii="Source Sans Pro" w:hAnsi="Source Sans Pro" w:cs="Source Sans Pro"/>
          <w:color w:val="auto"/>
          <w:sz w:val="24"/>
          <w:szCs w:val="24"/>
        </w:rPr>
        <w:pPrChange w:id="27" w:author="marcelo" w:date="2023-05-10T07:14:30Z">
          <w:pPr>
            <w:pStyle w:val="39"/>
          </w:pPr>
        </w:pPrChange>
      </w:pPr>
      <w:r>
        <w:rPr>
          <w:rStyle w:val="66"/>
        </w:rPr>
        <w:t>sgmt.dur =</w:t>
      </w:r>
      <w:r>
        <w:rPr>
          <w:rStyle w:val="72"/>
        </w:rPr>
        <w:t xml:space="preserve"> </w:t>
      </w:r>
      <w:r>
        <w:rPr>
          <w:rStyle w:val="44"/>
        </w:rPr>
        <w:t>5</w:t>
      </w:r>
      <w:r>
        <w:rPr>
          <w:rStyle w:val="72"/>
        </w:rPr>
        <w:t>)</w:t>
      </w:r>
      <w:ins w:id="28" w:author="marcelo" w:date="2023-05-10T07:14:34Z">
        <w:r>
          <w:rPr>
            <w:rStyle w:val="72"/>
            <w:rFonts w:hint="default"/>
            <w:lang w:val="en-US"/>
          </w:rPr>
          <w:t xml:space="preserve"> </w:t>
        </w:r>
      </w:ins>
      <w:ins w:id="29" w:author="m" w:date="2023-05-10T12:14:54Z">
        <w:r>
          <w:rPr>
            <w:rStyle w:val="72"/>
            <w:rFonts w:hint="default" w:ascii="Consolas"/>
          </w:rPr>
          <w:t xml:space="preserve"> </w:t>
        </w:r>
      </w:ins>
      <w:ins w:id="30" w:author="marcelo" w:date="2023-05-10T07:14:34Z">
        <w:r>
          <w:rPr>
            <w:rStyle w:val="72"/>
            <w:rFonts w:hint="default"/>
            <w:lang w:val="en-US"/>
          </w:rPr>
          <w:t xml:space="preserve"># </w:t>
        </w:r>
      </w:ins>
      <w:ins w:id="31" w:author="marcelo" w:date="2023-05-10T07:14:35Z">
        <w:r>
          <w:rPr>
            <w:rStyle w:val="72"/>
            <w:rFonts w:hint="default"/>
            <w:lang w:val="en-US"/>
          </w:rPr>
          <w:t>dura</w:t>
        </w:r>
      </w:ins>
      <w:ins w:id="32" w:author="marcelo" w:date="2023-05-10T07:14:36Z">
        <w:r>
          <w:rPr>
            <w:rStyle w:val="72"/>
            <w:rFonts w:hint="default"/>
            <w:lang w:val="en-US"/>
          </w:rPr>
          <w:t>tion o</w:t>
        </w:r>
      </w:ins>
      <w:ins w:id="33" w:author="marcelo" w:date="2023-05-10T07:14:37Z">
        <w:r>
          <w:rPr>
            <w:rStyle w:val="72"/>
            <w:rFonts w:hint="default"/>
            <w:lang w:val="en-US"/>
          </w:rPr>
          <w:t xml:space="preserve">f </w:t>
        </w:r>
      </w:ins>
      <w:ins w:id="34" w:author="marcelo" w:date="2023-05-10T07:19:04Z">
        <w:r>
          <w:rPr>
            <w:rStyle w:val="72"/>
            <w:rFonts w:hint="default"/>
            <w:lang w:val="en-US"/>
          </w:rPr>
          <w:t>clips</w:t>
        </w:r>
      </w:ins>
      <w:r>
        <w:br w:type="textWrapping"/>
      </w:r>
      <w:r>
        <w:br w:type="textWrapping"/>
      </w:r>
      <w:r>
        <w:rPr>
          <w:rStyle w:val="59"/>
        </w:rPr>
        <w:t>head</w:t>
      </w:r>
      <w:r>
        <w:rPr>
          <w:rStyle w:val="72"/>
        </w:rPr>
        <w:t>(split_info)</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26"/>
        <w:gridCol w:w="3331"/>
        <w:gridCol w:w="1008"/>
        <w:gridCol w:w="10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original.sound.files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sound.files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start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end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Ag13_43421.27975590_11_17_7_46_15-1.wav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Ag13_43421.27975590_11_17_7_46_15-2.wav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Ag13_43421.27975590_11_17_7_46_15-3.wav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Ag13_43421.27975590_11_17_7_46_15-4.wav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Ag13_43421.27975590_11_17_7_46_15-5.wav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20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21.761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Blk109Brn_43559.32349131_4_4_8_59_9.wav </w:t>
            </w:r>
          </w:p>
        </w:tc>
        <w:tc>
          <w:tcPr>
            <w:tcW w:w="226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Blk109Brn_43559.32349131_4_4_8_59_9-1.wav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226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5.000 </w:t>
            </w:r>
          </w:p>
        </w:tc>
      </w:tr>
    </w:tbl>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sound files.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Annotations can also be explored using the function </w:t>
      </w:r>
      <w:r>
        <w:rPr>
          <w:rStyle w:val="38"/>
          <w:rFonts w:hint="default" w:ascii="Source Sans Pro" w:hAnsi="Source Sans Pro" w:cs="Source Sans Pro"/>
          <w:color w:val="auto"/>
          <w:sz w:val="24"/>
          <w:szCs w:val="24"/>
        </w:rPr>
        <w:t>feature_reference</w:t>
      </w:r>
      <w:r>
        <w:rPr>
          <w:rFonts w:hint="default" w:ascii="Source Sans Pro" w:hAnsi="Source Sans Pro" w:cs="Source Sans Pro"/>
          <w:color w:val="auto"/>
          <w:sz w:val="24"/>
          <w:szCs w:val="24"/>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w:t>
      </w:r>
      <w:r>
        <w:rPr>
          <w:rFonts w:hint="default" w:ascii="Source Sans Pro" w:hAnsi="Source Sans Pro" w:cs="Source Sans Pro"/>
          <w:color w:val="auto"/>
          <w:sz w:val="24"/>
          <w:szCs w:val="24"/>
          <w:lang w:val="en-US"/>
        </w:rPr>
        <w:t xml:space="preserve">target </w:t>
      </w:r>
      <w:r>
        <w:rPr>
          <w:rFonts w:hint="default" w:ascii="Source Sans Pro" w:hAnsi="Source Sans Pro" w:cs="Source Sans Pro"/>
          <w:color w:val="auto"/>
          <w:sz w:val="24"/>
          <w:szCs w:val="24"/>
        </w:rPr>
        <w:t>sounds) and peak amplitude (i.e., the highest amplitude in a detection) are also returned:</w:t>
      </w:r>
    </w:p>
    <w:p>
      <w:pPr>
        <w:pStyle w:val="3"/>
        <w:rPr>
          <w:rFonts w:hint="default" w:ascii="Source Sans Pro" w:hAnsi="Source Sans Pro" w:cs="Source Sans Pro"/>
          <w:color w:val="auto"/>
          <w:sz w:val="24"/>
          <w:szCs w:val="24"/>
        </w:rPr>
      </w:pPr>
    </w:p>
    <w:p>
      <w:pPr>
        <w:pStyle w:val="39"/>
        <w:spacing w:after="0"/>
        <w:rPr>
          <w:ins w:id="36" w:author="m" w:date="2023-05-10T12:35:50Z"/>
          <w:rStyle w:val="72"/>
        </w:rPr>
        <w:pPrChange w:id="35" w:author="marcelo" w:date="2023-05-10T07:09:45Z">
          <w:pPr>
            <w:pStyle w:val="39"/>
          </w:pPr>
        </w:pPrChange>
      </w:pPr>
      <w:r>
        <w:rPr>
          <w:rStyle w:val="54"/>
        </w:rPr>
        <w:t># read reference annotations</w:t>
      </w:r>
      <w:r>
        <w:br w:type="textWrapping"/>
      </w:r>
      <w:r>
        <w:rPr>
          <w:rStyle w:val="72"/>
        </w:rPr>
        <w:t xml:space="preserve">manual_ref_tae </w:t>
      </w:r>
      <w:r>
        <w:rPr>
          <w:rStyle w:val="58"/>
        </w:rPr>
        <w:t>&lt;-</w:t>
      </w:r>
      <w:r>
        <w:rPr>
          <w:rStyle w:val="72"/>
        </w:rPr>
        <w:t xml:space="preserve"> </w:t>
      </w:r>
      <w:r>
        <w:rPr>
          <w:rStyle w:val="59"/>
        </w:rPr>
        <w:t>read.csv</w:t>
      </w:r>
      <w:r>
        <w:rPr>
          <w:rStyle w:val="72"/>
        </w:rPr>
        <w:t>(</w:t>
      </w:r>
      <w:r>
        <w:rPr>
          <w:rStyle w:val="59"/>
        </w:rPr>
        <w:t>file.path</w:t>
      </w:r>
      <w:r>
        <w:rPr>
          <w:rStyle w:val="72"/>
        </w:rPr>
        <w:t xml:space="preserve">(path_zebra_finch, </w:t>
      </w:r>
      <w:r>
        <w:rPr>
          <w:rStyle w:val="50"/>
        </w:rPr>
        <w:t>"manual_selections_Taeniopygia.csv"</w:t>
      </w:r>
      <w:r>
        <w:rPr>
          <w:rStyle w:val="72"/>
        </w:rPr>
        <w:t>))</w:t>
      </w:r>
      <w:r>
        <w:br w:type="textWrapping"/>
      </w:r>
      <w:r>
        <w:br w:type="textWrapping"/>
      </w:r>
      <w:r>
        <w:rPr>
          <w:rStyle w:val="54"/>
        </w:rPr>
        <w:t># explore annotations</w:t>
      </w:r>
      <w:r>
        <w:br w:type="textWrapping"/>
      </w:r>
      <w:r>
        <w:rPr>
          <w:rStyle w:val="59"/>
        </w:rPr>
        <w:t>feature_reference</w:t>
      </w:r>
      <w:r>
        <w:rPr>
          <w:rStyle w:val="72"/>
        </w:rPr>
        <w:t>(</w:t>
      </w:r>
    </w:p>
    <w:p>
      <w:pPr>
        <w:pStyle w:val="39"/>
        <w:spacing w:after="0"/>
        <w:ind w:firstLine="720"/>
        <w:rPr>
          <w:ins w:id="38" w:author="marcelo" w:date="2023-05-10T07:08:36Z"/>
          <w:rStyle w:val="72"/>
        </w:rPr>
        <w:pPrChange w:id="37" w:author="m" w:date="2023-05-10T12:35:52Z">
          <w:pPr>
            <w:pStyle w:val="39"/>
          </w:pPr>
        </w:pPrChange>
      </w:pPr>
      <w:r>
        <w:rPr>
          <w:rStyle w:val="66"/>
        </w:rPr>
        <w:t>reference =</w:t>
      </w:r>
      <w:r>
        <w:rPr>
          <w:rStyle w:val="72"/>
        </w:rPr>
        <w:t xml:space="preserve"> manual_ref_tae, </w:t>
      </w:r>
      <w:ins w:id="39" w:author="marcelo" w:date="2023-05-10T07:08:43Z">
        <w:r>
          <w:rPr>
            <w:rStyle w:val="72"/>
            <w:rFonts w:hint="default"/>
            <w:lang w:val="en-US"/>
          </w:rPr>
          <w:t xml:space="preserve">   # data frame  with </w:t>
        </w:r>
      </w:ins>
      <w:ins w:id="40" w:author="m" w:date="2023-05-10T12:36:22Z">
        <w:r>
          <w:rPr>
            <w:rStyle w:val="72"/>
            <w:rFonts w:hint="default" w:ascii="Consolas"/>
          </w:rPr>
          <w:t>re</w:t>
        </w:r>
      </w:ins>
      <w:ins w:id="41" w:author="m" w:date="2023-05-10T12:36:23Z">
        <w:r>
          <w:rPr>
            <w:rStyle w:val="72"/>
            <w:rFonts w:hint="default" w:ascii="Consolas"/>
          </w:rPr>
          <w:t>fere</w:t>
        </w:r>
      </w:ins>
      <w:ins w:id="42" w:author="m" w:date="2023-05-10T12:36:24Z">
        <w:r>
          <w:rPr>
            <w:rStyle w:val="72"/>
            <w:rFonts w:hint="default" w:ascii="Consolas"/>
          </w:rPr>
          <w:t xml:space="preserve">nce </w:t>
        </w:r>
      </w:ins>
      <w:ins w:id="43" w:author="marcelo" w:date="2023-05-10T07:08:43Z">
        <w:r>
          <w:rPr>
            <w:rStyle w:val="72"/>
            <w:rFonts w:hint="default"/>
            <w:lang w:val="en-US"/>
          </w:rPr>
          <w:t>annotations</w:t>
        </w:r>
      </w:ins>
    </w:p>
    <w:p>
      <w:pPr>
        <w:pStyle w:val="39"/>
        <w:spacing w:after="0"/>
        <w:ind w:firstLine="720"/>
        <w:rPr>
          <w:ins w:id="45" w:author="m" w:date="2023-05-10T12:36:04Z"/>
          <w:rStyle w:val="72"/>
          <w:rFonts w:hint="default"/>
          <w:lang w:val="en-US"/>
        </w:rPr>
        <w:pPrChange w:id="44" w:author="marcelo" w:date="2023-05-10T07:14:09Z">
          <w:pPr>
            <w:pStyle w:val="39"/>
          </w:pPr>
        </w:pPrChange>
      </w:pPr>
      <w:r>
        <w:rPr>
          <w:rStyle w:val="66"/>
        </w:rPr>
        <w:t>path =</w:t>
      </w:r>
      <w:r>
        <w:rPr>
          <w:rStyle w:val="72"/>
        </w:rPr>
        <w:t xml:space="preserve"> path_zebra_finch</w:t>
      </w:r>
      <w:ins w:id="46" w:author="m" w:date="2023-05-10T12:36:08Z">
        <w:r>
          <w:rPr>
            <w:rStyle w:val="72"/>
            <w:rFonts w:hint="default" w:ascii="Consolas"/>
          </w:rPr>
          <w:t xml:space="preserve">  </w:t>
        </w:r>
      </w:ins>
      <w:del w:id="47" w:author="m" w:date="2023-05-10T12:36:08Z">
        <w:r>
          <w:rPr>
            <w:rStyle w:val="72"/>
          </w:rPr>
          <w:delText>)</w:delText>
        </w:r>
      </w:del>
      <w:ins w:id="48" w:author="marcelo" w:date="2023-05-10T07:19:44Z">
        <w:r>
          <w:rPr>
            <w:rStyle w:val="72"/>
            <w:rFonts w:hint="default"/>
            <w:lang w:val="en-US"/>
          </w:rPr>
          <w:t xml:space="preserve"> </w:t>
        </w:r>
      </w:ins>
      <w:ins w:id="49" w:author="marcelo" w:date="2023-05-10T07:19:45Z">
        <w:r>
          <w:rPr>
            <w:rStyle w:val="72"/>
            <w:rFonts w:hint="default"/>
            <w:lang w:val="en-US"/>
          </w:rPr>
          <w:t># path to recordings</w:t>
        </w:r>
      </w:ins>
    </w:p>
    <w:p>
      <w:pPr>
        <w:pStyle w:val="39"/>
        <w:spacing w:after="0"/>
        <w:ind w:firstLine="720"/>
        <w:rPr>
          <w:ins w:id="51" w:author="marcelo" w:date="2023-05-10T07:09:49Z"/>
          <w:rStyle w:val="72"/>
          <w:rFonts w:hint="default"/>
        </w:rPr>
        <w:pPrChange w:id="50" w:author="marcelo" w:date="2023-05-10T07:14:09Z">
          <w:pPr>
            <w:pStyle w:val="39"/>
          </w:pPr>
        </w:pPrChange>
      </w:pPr>
      <w:ins w:id="52" w:author="m" w:date="2023-05-10T12:36:03Z">
        <w:r>
          <w:rPr>
            <w:rStyle w:val="72"/>
            <w:rFonts w:hint="default" w:ascii="Consolas"/>
          </w:rPr>
          <w:t>)</w:t>
        </w:r>
      </w:ins>
    </w:p>
    <w:p>
      <w:pPr>
        <w:pStyle w:val="39"/>
        <w:spacing w:after="0"/>
        <w:rPr>
          <w:rStyle w:val="72"/>
        </w:rPr>
        <w:pPrChange w:id="53" w:author="marcelo" w:date="2023-05-10T07:09:45Z">
          <w:pPr>
            <w:pStyle w:val="39"/>
          </w:pPr>
        </w:pPrChange>
      </w:pPr>
    </w:p>
    <w:p>
      <w:pPr>
        <w:pStyle w:val="39"/>
      </w:pPr>
      <w:r>
        <w:rPr>
          <w:rStyle w:val="38"/>
        </w:rPr>
        <w:t>##                  min   mean     max</w:t>
      </w:r>
      <w:r>
        <w:br w:type="textWrapping"/>
      </w:r>
      <w:r>
        <w:rPr>
          <w:rStyle w:val="38"/>
        </w:rPr>
        <w:t>## sel.duration   15.54 103.30  319.41</w:t>
      </w:r>
      <w:r>
        <w:br w:type="textWrapping"/>
      </w:r>
      <w:r>
        <w:rPr>
          <w:rStyle w:val="38"/>
        </w:rPr>
        <w:t>## gap.duration   80.19 352.26 3024.23</w:t>
      </w:r>
      <w:r>
        <w:br w:type="textWrapping"/>
      </w:r>
      <w:r>
        <w:rPr>
          <w:rStyle w:val="38"/>
        </w:rPr>
        <w:t>## annotations     2.00  32.83   66.00</w:t>
      </w:r>
      <w:r>
        <w:br w:type="textWrapping"/>
      </w:r>
      <w:r>
        <w:rPr>
          <w:rStyle w:val="38"/>
        </w:rPr>
        <w:t>## duty.cycle      0.09   0.29    0.61</w:t>
      </w:r>
      <w:r>
        <w:br w:type="textWrapping"/>
      </w:r>
      <w:r>
        <w:rPr>
          <w:rStyle w:val="38"/>
        </w:rPr>
        <w:t>## peak.amplitude 43.28  65.19   88.69</w:t>
      </w:r>
      <w:r>
        <w:br w:type="textWrapping"/>
      </w:r>
      <w:r>
        <w:rPr>
          <w:rStyle w:val="38"/>
        </w:rPr>
        <w:t>## bottom.freq     0.50   0.50    0.50</w:t>
      </w:r>
      <w:r>
        <w:br w:type="textWrapping"/>
      </w:r>
      <w:r>
        <w:rPr>
          <w:rStyle w:val="38"/>
        </w:rPr>
        <w:t>## top.freq       10.00  10.00   10.00</w:t>
      </w:r>
    </w:p>
    <w:p>
      <w:pPr>
        <w:pStyle w:val="3"/>
        <w:rPr>
          <w:rFonts w:hint="default" w:ascii="Source Sans Pro" w:hAnsi="Source Sans Pro" w:cs="Source Sans Pro"/>
          <w:color w:val="auto"/>
          <w:sz w:val="24"/>
          <w:szCs w:val="24"/>
        </w:rPr>
      </w:pPr>
    </w:p>
    <w:bookmarkEnd w:id="2"/>
    <w:p>
      <w:pPr>
        <w:pStyle w:val="4"/>
        <w:rPr>
          <w:rFonts w:hint="default" w:ascii="Source Sans Pro" w:hAnsi="Source Sans Pro" w:cs="Source Sans Pro"/>
          <w:color w:val="auto"/>
          <w:sz w:val="24"/>
          <w:szCs w:val="24"/>
        </w:rPr>
      </w:pPr>
      <w:bookmarkStart w:id="3" w:name="diagnosing-detection-performance"/>
      <w:r>
        <w:rPr>
          <w:rFonts w:hint="default" w:ascii="Source Sans Pro" w:hAnsi="Source Sans Pro" w:cs="Source Sans Pro"/>
          <w:color w:val="auto"/>
          <w:sz w:val="24"/>
          <w:szCs w:val="24"/>
        </w:rPr>
        <w:t>Diagnosing detection performance</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uses signal detection theory indices to evaluate detection performance. Signal detection theory deals with the process of recovering sounds (</w:t>
      </w:r>
      <w:r>
        <w:rPr>
          <w:rFonts w:hint="default" w:ascii="Source Sans Pro" w:hAnsi="Source Sans Pro" w:cs="Source Sans Pro"/>
          <w:i/>
          <w:iCs/>
          <w:color w:val="auto"/>
          <w:sz w:val="24"/>
          <w:szCs w:val="24"/>
        </w:rPr>
        <w:t>i.e.</w:t>
      </w:r>
      <w:r>
        <w:rPr>
          <w:rFonts w:hint="default" w:ascii="Source Sans Pro" w:hAnsi="Source Sans Pro" w:cs="Source Sans Pro"/>
          <w:color w:val="auto"/>
          <w:sz w:val="24"/>
          <w:szCs w:val="24"/>
        </w:rPr>
        <w:t>, target sounds) from background noise –not necessarily acoustic noise– and it is widely used for optimizing this decision-making process in the presence of uncertainty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"ref-hossin2015"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Hossin &amp; Sulaiman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recall (i.e., correct detections relative to total detections), precision (i.e., the proportion of target sounds that were correctly detected) and F1 score (combine</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 recall and precision as the harmonic mean of these two, </w:t>
      </w:r>
      <w:r>
        <w:rPr>
          <w:rFonts w:hint="default" w:ascii="Source Sans Pro" w:hAnsi="Source Sans Pro" w:cs="Source Sans Pro"/>
          <w:color w:val="auto"/>
          <w:sz w:val="24"/>
          <w:szCs w:val="24"/>
          <w:lang w:val="en-US"/>
        </w:rPr>
        <w:t xml:space="preserve">which </w:t>
      </w:r>
      <w:r>
        <w:rPr>
          <w:rFonts w:hint="default" w:ascii="Source Sans Pro" w:hAnsi="Source Sans Pro" w:cs="Source Sans Pro"/>
          <w:color w:val="auto"/>
          <w:sz w:val="24"/>
          <w:szCs w:val="24"/>
        </w:rPr>
        <w:t>provid</w:t>
      </w:r>
      <w:r>
        <w:rPr>
          <w:rFonts w:hint="default" w:ascii="Source Sans Pro" w:hAnsi="Source Sans Pro" w:cs="Source Sans Pro"/>
          <w:color w:val="auto"/>
          <w:sz w:val="24"/>
          <w:szCs w:val="24"/>
          <w:lang w:val="en-US"/>
        </w:rPr>
        <w:t>es</w:t>
      </w:r>
      <w:r>
        <w:rPr>
          <w:rFonts w:hint="default" w:ascii="Source Sans Pro" w:hAnsi="Source Sans Pro" w:cs="Source Sans Pro"/>
          <w:color w:val="auto"/>
          <w:sz w:val="24"/>
          <w:szCs w:val="24"/>
        </w:rPr>
        <w:t xml:space="preserve"> a single value for evaluating performance, a.k.a. F-score, F-measure or Dice similarity coefficient).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ins w:id="54" w:author="m" w:date="2023-05-09T15:14:26Z"/>
          <w:rFonts w:hint="default" w:ascii="Source Sans Pro" w:hAnsi="Source Sans Pro" w:cs="Source Sans Pro"/>
          <w:color w:val="auto"/>
          <w:sz w:val="24"/>
          <w:szCs w:val="24"/>
        </w:rPr>
      </w:pP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using the “band limited energy detector” option (minimum frequency: 0.8 kHz; maximum frequency: 22 kHz; minimum duration: 0.03968 s; maximum duration: 0.54989s; minimum separation: 0.02268 s</w:t>
      </w:r>
      <w:ins w:id="55" w:author="m" w:date="2023-05-09T15:11:40Z">
        <w:r>
          <w:rPr>
            <w:rFonts w:hint="default" w:ascii="Source Sans Pro" w:hAnsi="Source Sans Pro" w:cs="Source Sans Pro"/>
            <w:color w:val="auto"/>
            <w:sz w:val="24"/>
            <w:szCs w:val="24"/>
          </w:rPr>
          <w:t>;</w:t>
        </w:r>
      </w:ins>
      <w:ins w:id="56" w:author="m" w:date="2023-05-09T15:11:42Z">
        <w:r>
          <w:rPr>
            <w:rFonts w:hint="default" w:ascii="Source Sans Pro" w:hAnsi="Source Sans Pro" w:cs="Source Sans Pro"/>
            <w:color w:val="auto"/>
            <w:sz w:val="24"/>
            <w:szCs w:val="24"/>
          </w:rPr>
          <w:t xml:space="preserve"> values obtained through manual optimization</w:t>
        </w:r>
      </w:ins>
      <w:r>
        <w:rPr>
          <w:rFonts w:hint="default" w:ascii="Source Sans Pro" w:hAnsi="Source Sans Pro" w:cs="Source Sans Pro"/>
          <w:color w:val="auto"/>
          <w:sz w:val="24"/>
          <w:szCs w:val="24"/>
        </w:rPr>
        <w:t>) on a subset of the zebra finch recordings described below</w:t>
      </w:r>
      <w:ins w:id="57" w:author="m" w:date="2023-05-09T15:20:47Z">
        <w:r>
          <w:rPr>
            <w:rFonts w:hint="default" w:ascii="Source Sans Pro" w:hAnsi="Source Sans Pro" w:cs="Source Sans Pro"/>
            <w:color w:val="auto"/>
            <w:sz w:val="24"/>
            <w:szCs w:val="24"/>
          </w:rPr>
          <w:t xml:space="preserve"> (</w:t>
        </w:r>
      </w:ins>
      <w:ins w:id="58" w:author="m" w:date="2023-05-09T15:20:54Z">
        <w:r>
          <w:rPr>
            <w:rFonts w:hint="default" w:ascii="Source Sans Pro" w:hAnsi="Source Sans Pro" w:cs="Source Sans Pro"/>
            <w:color w:val="auto"/>
            <w:sz w:val="24"/>
            <w:szCs w:val="24"/>
          </w:rPr>
          <w:t>exam</w:t>
        </w:r>
      </w:ins>
      <w:ins w:id="59" w:author="m" w:date="2023-05-09T15:20:55Z">
        <w:r>
          <w:rPr>
            <w:rFonts w:hint="default" w:ascii="Source Sans Pro" w:hAnsi="Source Sans Pro" w:cs="Source Sans Pro"/>
            <w:color w:val="auto"/>
            <w:sz w:val="24"/>
            <w:szCs w:val="24"/>
          </w:rPr>
          <w:t>ple da</w:t>
        </w:r>
      </w:ins>
      <w:ins w:id="60" w:author="m" w:date="2023-05-09T15:20:56Z">
        <w:r>
          <w:rPr>
            <w:rFonts w:hint="default" w:ascii="Source Sans Pro" w:hAnsi="Source Sans Pro" w:cs="Source Sans Pro"/>
            <w:color w:val="auto"/>
            <w:sz w:val="24"/>
            <w:szCs w:val="24"/>
          </w:rPr>
          <w:t>ta in</w:t>
        </w:r>
      </w:ins>
      <w:ins w:id="61" w:author="m" w:date="2023-05-09T15:20:58Z">
        <w:r>
          <w:rPr>
            <w:rFonts w:hint="default" w:ascii="Source Sans Pro" w:hAnsi="Source Sans Pro" w:cs="Source Sans Pro"/>
            <w:color w:val="auto"/>
            <w:sz w:val="24"/>
            <w:szCs w:val="24"/>
          </w:rPr>
          <w:t>clude</w:t>
        </w:r>
      </w:ins>
      <w:ins w:id="62" w:author="m" w:date="2023-05-09T15:21:00Z">
        <w:r>
          <w:rPr>
            <w:rFonts w:hint="default" w:ascii="Source Sans Pro" w:hAnsi="Source Sans Pro" w:cs="Source Sans Pro"/>
            <w:color w:val="auto"/>
            <w:sz w:val="24"/>
            <w:szCs w:val="24"/>
          </w:rPr>
          <w:t>d</w:t>
        </w:r>
      </w:ins>
      <w:ins w:id="63" w:author="m" w:date="2023-05-09T15:21:01Z">
        <w:r>
          <w:rPr>
            <w:rFonts w:hint="default" w:ascii="Source Sans Pro" w:hAnsi="Source Sans Pro" w:cs="Source Sans Pro"/>
            <w:color w:val="auto"/>
            <w:sz w:val="24"/>
            <w:szCs w:val="24"/>
          </w:rPr>
          <w:t xml:space="preserve"> </w:t>
        </w:r>
      </w:ins>
      <w:ins w:id="64" w:author="m" w:date="2023-05-09T15:21:18Z">
        <w:r>
          <w:rPr>
            <w:rFonts w:hint="default" w:ascii="Source Sans Pro" w:hAnsi="Source Sans Pro" w:cs="Source Sans Pro"/>
            <w:color w:val="auto"/>
            <w:sz w:val="24"/>
            <w:szCs w:val="24"/>
          </w:rPr>
          <w:t>in th</w:t>
        </w:r>
      </w:ins>
      <w:ins w:id="65" w:author="m" w:date="2023-05-09T15:21:19Z">
        <w:r>
          <w:rPr>
            <w:rFonts w:hint="default" w:ascii="Source Sans Pro" w:hAnsi="Source Sans Pro" w:cs="Source Sans Pro"/>
            <w:color w:val="auto"/>
            <w:sz w:val="24"/>
            <w:szCs w:val="24"/>
          </w:rPr>
          <w:t>e</w:t>
        </w:r>
      </w:ins>
      <w:ins w:id="66" w:author="m" w:date="2023-05-09T15:21:02Z">
        <w:r>
          <w:rPr>
            <w:rFonts w:hint="default" w:ascii="Source Sans Pro" w:hAnsi="Source Sans Pro" w:cs="Source Sans Pro"/>
            <w:color w:val="auto"/>
            <w:sz w:val="24"/>
            <w:szCs w:val="24"/>
          </w:rPr>
          <w:t xml:space="preserve"> </w:t>
        </w:r>
      </w:ins>
      <w:ins w:id="67" w:author="m" w:date="2023-05-09T15:21:05Z">
        <w:r>
          <w:rPr>
            <w:rFonts w:hint="default" w:ascii="Source Sans Pro" w:hAnsi="Source Sans Pro" w:cs="Source Sans Pro"/>
            <w:color w:val="auto"/>
            <w:sz w:val="24"/>
            <w:szCs w:val="24"/>
          </w:rPr>
          <w:t>supp</w:t>
        </w:r>
      </w:ins>
      <w:ins w:id="68" w:author="m" w:date="2023-05-09T15:21:06Z">
        <w:r>
          <w:rPr>
            <w:rFonts w:hint="default" w:ascii="Source Sans Pro" w:hAnsi="Source Sans Pro" w:cs="Source Sans Pro"/>
            <w:color w:val="auto"/>
            <w:sz w:val="24"/>
            <w:szCs w:val="24"/>
          </w:rPr>
          <w:t>o</w:t>
        </w:r>
      </w:ins>
      <w:ins w:id="69" w:author="m" w:date="2023-05-09T15:21:07Z">
        <w:r>
          <w:rPr>
            <w:rFonts w:hint="default" w:ascii="Source Sans Pro" w:hAnsi="Source Sans Pro" w:cs="Source Sans Pro"/>
            <w:color w:val="auto"/>
            <w:sz w:val="24"/>
            <w:szCs w:val="24"/>
          </w:rPr>
          <w:t>r</w:t>
        </w:r>
      </w:ins>
      <w:ins w:id="70" w:author="m" w:date="2023-05-09T15:21:09Z">
        <w:r>
          <w:rPr>
            <w:rFonts w:hint="default" w:ascii="Source Sans Pro" w:hAnsi="Source Sans Pro" w:cs="Source Sans Pro"/>
            <w:color w:val="auto"/>
            <w:sz w:val="24"/>
            <w:szCs w:val="24"/>
          </w:rPr>
          <w:t>t</w:t>
        </w:r>
      </w:ins>
      <w:ins w:id="71" w:author="m" w:date="2023-05-09T15:21:10Z">
        <w:r>
          <w:rPr>
            <w:rFonts w:hint="default" w:ascii="Source Sans Pro" w:hAnsi="Source Sans Pro" w:cs="Source Sans Pro"/>
            <w:color w:val="auto"/>
            <w:sz w:val="24"/>
            <w:szCs w:val="24"/>
          </w:rPr>
          <w:t>ing i</w:t>
        </w:r>
      </w:ins>
      <w:ins w:id="72" w:author="m" w:date="2023-05-09T15:21:11Z">
        <w:r>
          <w:rPr>
            <w:rFonts w:hint="default" w:ascii="Source Sans Pro" w:hAnsi="Source Sans Pro" w:cs="Source Sans Pro"/>
            <w:color w:val="auto"/>
            <w:sz w:val="24"/>
            <w:szCs w:val="24"/>
          </w:rPr>
          <w:t>nf</w:t>
        </w:r>
      </w:ins>
      <w:ins w:id="73" w:author="m" w:date="2023-05-09T15:21:12Z">
        <w:r>
          <w:rPr>
            <w:rFonts w:hint="default" w:ascii="Source Sans Pro" w:hAnsi="Source Sans Pro" w:cs="Source Sans Pro"/>
            <w:color w:val="auto"/>
            <w:sz w:val="24"/>
            <w:szCs w:val="24"/>
          </w:rPr>
          <w:t>ormation</w:t>
        </w:r>
      </w:ins>
      <w:ins w:id="74" w:author="m" w:date="2023-05-09T15:21:13Z">
        <w:r>
          <w:rPr>
            <w:rFonts w:hint="default" w:ascii="Source Sans Pro" w:hAnsi="Source Sans Pro" w:cs="Source Sans Pro"/>
            <w:color w:val="auto"/>
            <w:sz w:val="24"/>
            <w:szCs w:val="24"/>
          </w:rPr>
          <w:t>)</w:t>
        </w:r>
      </w:ins>
      <w:r>
        <w:rPr>
          <w:rFonts w:hint="default" w:ascii="Source Sans Pro" w:hAnsi="Source Sans Pro" w:cs="Source Sans Pro"/>
          <w:color w:val="auto"/>
          <w:sz w:val="24"/>
          <w:szCs w:val="24"/>
        </w:rPr>
        <w:t>:</w:t>
      </w:r>
    </w:p>
    <w:p>
      <w:pPr>
        <w:pStyle w:val="39"/>
        <w:rPr>
          <w:ins w:id="76" w:author="m" w:date="2023-05-09T15:16:13Z"/>
          <w:rStyle w:val="72"/>
          <w:rFonts w:hint="default"/>
        </w:rPr>
        <w:pPrChange w:id="75" w:author="m" w:date="2023-05-09T15:14:42Z">
          <w:pPr>
            <w:pStyle w:val="3"/>
          </w:pPr>
        </w:pPrChange>
      </w:pPr>
      <w:ins w:id="77" w:author="m" w:date="2023-05-09T15:16:14Z">
        <w:r>
          <w:rPr>
            <w:rStyle w:val="72"/>
            <w:rFonts w:hint="default" w:ascii="Consolas"/>
          </w:rPr>
          <w:t xml:space="preserve"># </w:t>
        </w:r>
      </w:ins>
      <w:ins w:id="78" w:author="m" w:date="2023-05-09T15:16:15Z">
        <w:r>
          <w:rPr>
            <w:rStyle w:val="72"/>
            <w:rFonts w:hint="default" w:ascii="Consolas"/>
          </w:rPr>
          <w:t>readi</w:t>
        </w:r>
      </w:ins>
      <w:ins w:id="79" w:author="m" w:date="2023-05-09T15:16:16Z">
        <w:r>
          <w:rPr>
            <w:rStyle w:val="72"/>
            <w:rFonts w:hint="default" w:ascii="Consolas"/>
          </w:rPr>
          <w:t xml:space="preserve">ng </w:t>
        </w:r>
      </w:ins>
      <w:ins w:id="80" w:author="m" w:date="2023-05-09T15:16:17Z">
        <w:r>
          <w:rPr>
            <w:rStyle w:val="72"/>
            <w:rFonts w:hint="default" w:ascii="Consolas"/>
          </w:rPr>
          <w:t>data</w:t>
        </w:r>
      </w:ins>
    </w:p>
    <w:p>
      <w:pPr>
        <w:pStyle w:val="39"/>
        <w:rPr>
          <w:ins w:id="82" w:author="m" w:date="2023-05-09T15:24:39Z"/>
          <w:rStyle w:val="72"/>
          <w:rFonts w:hint="default" w:ascii="Consolas"/>
        </w:rPr>
        <w:pPrChange w:id="81" w:author="m" w:date="2023-05-09T15:14:42Z">
          <w:pPr>
            <w:pStyle w:val="3"/>
          </w:pPr>
        </w:pPrChange>
      </w:pPr>
      <w:ins w:id="83" w:author="m" w:date="2023-05-09T15:14:26Z">
        <w:r>
          <w:rPr>
            <w:rStyle w:val="72"/>
          </w:rPr>
          <w:t xml:space="preserve">raven_detec </w:t>
        </w:r>
      </w:ins>
      <w:ins w:id="84" w:author="m" w:date="2023-05-09T15:14:26Z">
        <w:r>
          <w:rPr>
            <w:rStyle w:val="58"/>
          </w:rPr>
          <w:t>&lt;-</w:t>
        </w:r>
      </w:ins>
      <w:ins w:id="85" w:author="m" w:date="2023-05-09T15:14:26Z">
        <w:r>
          <w:rPr>
            <w:rStyle w:val="72"/>
          </w:rPr>
          <w:t xml:space="preserve"> </w:t>
        </w:r>
      </w:ins>
      <w:ins w:id="86" w:author="m" w:date="2023-05-09T15:14:26Z">
        <w:r>
          <w:rPr>
            <w:rStyle w:val="59"/>
          </w:rPr>
          <w:t>read.csv</w:t>
        </w:r>
      </w:ins>
      <w:ins w:id="87" w:author="m" w:date="2023-05-09T15:14:26Z">
        <w:r>
          <w:rPr>
            <w:rStyle w:val="72"/>
          </w:rPr>
          <w:t>(</w:t>
        </w:r>
      </w:ins>
      <w:ins w:id="88" w:author="m" w:date="2023-05-09T15:14:26Z">
        <w:r>
          <w:rPr>
            <w:rStyle w:val="50"/>
          </w:rPr>
          <w:t>"combined_raven_detection.csv"</w:t>
        </w:r>
      </w:ins>
      <w:ins w:id="89" w:author="m" w:date="2023-05-09T15:14:26Z">
        <w:r>
          <w:rPr>
            <w:rStyle w:val="72"/>
          </w:rPr>
          <w:t>)</w:t>
        </w:r>
      </w:ins>
      <w:ins w:id="90" w:author="m" w:date="2023-05-09T15:20:18Z">
        <w:r>
          <w:rPr>
            <w:rStyle w:val="72"/>
            <w:rFonts w:hint="default" w:ascii="Consolas"/>
          </w:rPr>
          <w:t xml:space="preserve"> </w:t>
        </w:r>
      </w:ins>
    </w:p>
    <w:p>
      <w:pPr>
        <w:pStyle w:val="39"/>
        <w:rPr>
          <w:ins w:id="92" w:author="m" w:date="2023-05-09T15:16:19Z"/>
          <w:rStyle w:val="72"/>
          <w:rFonts w:hint="default" w:ascii="Consolas"/>
        </w:rPr>
        <w:pPrChange w:id="91" w:author="m" w:date="2023-05-09T15:14:42Z">
          <w:pPr>
            <w:pStyle w:val="3"/>
          </w:pPr>
        </w:pPrChange>
      </w:pPr>
    </w:p>
    <w:p>
      <w:pPr>
        <w:pStyle w:val="39"/>
        <w:rPr>
          <w:ins w:id="94" w:author="m" w:date="2023-05-09T15:14:43Z"/>
          <w:rFonts w:hint="default"/>
        </w:rPr>
        <w:pPrChange w:id="93" w:author="m" w:date="2023-05-09T15:14:42Z">
          <w:pPr>
            <w:pStyle w:val="3"/>
          </w:pPr>
        </w:pPrChange>
      </w:pPr>
      <w:ins w:id="95" w:author="m" w:date="2023-05-09T15:16:23Z">
        <w:r>
          <w:rPr>
            <w:rStyle w:val="72"/>
            <w:rFonts w:hint="default" w:ascii="Consolas"/>
          </w:rPr>
          <w:t xml:space="preserve"># </w:t>
        </w:r>
      </w:ins>
      <w:ins w:id="96" w:author="m" w:date="2023-05-09T15:16:25Z">
        <w:r>
          <w:rPr>
            <w:rStyle w:val="72"/>
            <w:rFonts w:hint="default" w:ascii="Consolas"/>
          </w:rPr>
          <w:t>c</w:t>
        </w:r>
      </w:ins>
      <w:ins w:id="97" w:author="m" w:date="2023-05-09T15:16:26Z">
        <w:r>
          <w:rPr>
            <w:rStyle w:val="72"/>
            <w:rFonts w:hint="default" w:ascii="Consolas"/>
          </w:rPr>
          <w:t>hecking</w:t>
        </w:r>
      </w:ins>
      <w:ins w:id="98" w:author="m" w:date="2023-05-09T15:16:27Z">
        <w:r>
          <w:rPr>
            <w:rStyle w:val="72"/>
            <w:rFonts w:hint="default" w:ascii="Consolas"/>
          </w:rPr>
          <w:t xml:space="preserve"> dat</w:t>
        </w:r>
      </w:ins>
      <w:ins w:id="99" w:author="m" w:date="2023-05-09T15:16:28Z">
        <w:r>
          <w:rPr>
            <w:rStyle w:val="72"/>
            <w:rFonts w:hint="default" w:ascii="Consolas"/>
          </w:rPr>
          <w:t>a s</w:t>
        </w:r>
      </w:ins>
      <w:ins w:id="100" w:author="m" w:date="2023-05-09T15:16:29Z">
        <w:r>
          <w:rPr>
            <w:rStyle w:val="72"/>
            <w:rFonts w:hint="default" w:ascii="Consolas"/>
          </w:rPr>
          <w:t>tr</w:t>
        </w:r>
      </w:ins>
      <w:ins w:id="101" w:author="m" w:date="2023-05-09T15:16:30Z">
        <w:r>
          <w:rPr>
            <w:rStyle w:val="72"/>
            <w:rFonts w:hint="default" w:ascii="Consolas"/>
          </w:rPr>
          <w:t>ucture</w:t>
        </w:r>
      </w:ins>
    </w:p>
    <w:p>
      <w:pPr>
        <w:pStyle w:val="39"/>
        <w:rPr>
          <w:ins w:id="102" w:author="m" w:date="2023-05-09T15:14:26Z"/>
        </w:rPr>
      </w:pPr>
      <w:ins w:id="103" w:author="m" w:date="2023-05-09T15:14:37Z">
        <w:r>
          <w:rPr>
            <w:rStyle w:val="59"/>
          </w:rPr>
          <w:t>head</w:t>
        </w:r>
      </w:ins>
      <w:ins w:id="104" w:author="m" w:date="2023-05-09T15:14:37Z">
        <w:r>
          <w:rPr>
            <w:rStyle w:val="72"/>
          </w:rPr>
          <w:t>(</w:t>
        </w:r>
      </w:ins>
      <w:ins w:id="105" w:author="m" w:date="2023-05-09T15:14:37Z">
        <w:r>
          <w:rPr>
            <w:rStyle w:val="72"/>
            <w:rFonts w:hint="default" w:ascii="Consolas"/>
          </w:rPr>
          <w:t>raven_detect</w:t>
        </w:r>
      </w:ins>
      <w:ins w:id="106" w:author="m" w:date="2023-05-09T15:14:37Z">
        <w:r>
          <w:rPr>
            <w:rStyle w:val="72"/>
          </w:rPr>
          <w:t>)</w:t>
        </w:r>
      </w:ins>
      <w:ins w:id="107" w:author="m" w:date="2023-05-09T15:14:37Z">
        <w:r>
          <w:rPr>
            <w:rStyle w:val="38"/>
          </w:rPr>
          <w:t xml:space="preserve"> </w:t>
        </w:r>
      </w:ins>
    </w:p>
    <w:p>
      <w:pPr>
        <w:pStyle w:val="3"/>
        <w:rPr>
          <w:ins w:id="108" w:author="m" w:date="2023-05-09T15:24:41Z"/>
          <w:rStyle w:val="38"/>
          <w:rFonts w:hint="default"/>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26"/>
        <w:gridCol w:w="685"/>
        <w:gridCol w:w="672"/>
        <w:gridCol w:w="1169"/>
        <w:gridCol w:w="1063"/>
        <w:gridCol w:w="778"/>
        <w:gridCol w:w="15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09" w:author="m" w:date="2023-05-09T15:40:50Z"/>
        </w:trPr>
        <w:tc>
          <w:tcPr>
            <w:tcW w:w="3126" w:type="dxa"/>
            <w:vAlign w:val="center"/>
          </w:tcPr>
          <w:p>
            <w:pPr>
              <w:keepNext w:val="0"/>
              <w:keepLines w:val="0"/>
              <w:widowControl/>
              <w:suppressLineNumbers w:val="0"/>
              <w:jc w:val="left"/>
              <w:rPr>
                <w:ins w:id="110" w:author="m" w:date="2023-05-09T15:40:50Z"/>
                <w:rStyle w:val="38"/>
                <w:rFonts w:hint="default" w:ascii="Source Sans Pro" w:hAnsi="Source Sans Pro" w:cs="Source Sans Pro"/>
                <w:sz w:val="18"/>
                <w:szCs w:val="18"/>
                <w:vertAlign w:val="baseline"/>
              </w:rPr>
            </w:pPr>
            <w:ins w:id="111" w:author="m" w:date="2023-05-09T15:40:50Z">
              <w:r>
                <w:rPr>
                  <w:rFonts w:hint="default" w:ascii="Source Sans Pro" w:hAnsi="Source Sans Pro" w:eastAsia="Liberation Sans" w:cs="Source Sans Pro"/>
                  <w:kern w:val="0"/>
                  <w:sz w:val="18"/>
                  <w:szCs w:val="18"/>
                  <w:lang w:val="en-US" w:eastAsia="zh-CN" w:bidi="ar"/>
                </w:rPr>
                <w:t>sound.files</w:t>
              </w:r>
            </w:ins>
          </w:p>
        </w:tc>
        <w:tc>
          <w:tcPr>
            <w:tcW w:w="685" w:type="dxa"/>
            <w:vAlign w:val="center"/>
          </w:tcPr>
          <w:p>
            <w:pPr>
              <w:keepNext w:val="0"/>
              <w:keepLines w:val="0"/>
              <w:widowControl/>
              <w:suppressLineNumbers w:val="0"/>
              <w:jc w:val="left"/>
              <w:rPr>
                <w:ins w:id="112" w:author="m" w:date="2023-05-09T15:40:50Z"/>
                <w:rStyle w:val="38"/>
                <w:rFonts w:hint="default" w:ascii="Source Sans Pro" w:hAnsi="Source Sans Pro" w:cs="Source Sans Pro"/>
                <w:sz w:val="18"/>
                <w:szCs w:val="18"/>
                <w:vertAlign w:val="baseline"/>
              </w:rPr>
            </w:pPr>
            <w:ins w:id="113" w:author="m" w:date="2023-05-09T15:40:50Z">
              <w:r>
                <w:rPr>
                  <w:rFonts w:hint="default" w:ascii="Source Sans Pro" w:hAnsi="Source Sans Pro" w:eastAsia="Liberation Sans" w:cs="Source Sans Pro"/>
                  <w:kern w:val="0"/>
                  <w:sz w:val="18"/>
                  <w:szCs w:val="18"/>
                  <w:lang w:val="en-US" w:eastAsia="zh-CN" w:bidi="ar"/>
                </w:rPr>
                <w:t>selec</w:t>
              </w:r>
            </w:ins>
          </w:p>
        </w:tc>
        <w:tc>
          <w:tcPr>
            <w:tcW w:w="672" w:type="dxa"/>
            <w:vAlign w:val="center"/>
          </w:tcPr>
          <w:p>
            <w:pPr>
              <w:keepNext w:val="0"/>
              <w:keepLines w:val="0"/>
              <w:widowControl/>
              <w:suppressLineNumbers w:val="0"/>
              <w:jc w:val="left"/>
              <w:rPr>
                <w:ins w:id="114" w:author="m" w:date="2023-05-09T15:40:50Z"/>
                <w:rStyle w:val="38"/>
                <w:rFonts w:hint="default" w:ascii="Source Sans Pro" w:hAnsi="Source Sans Pro" w:cs="Source Sans Pro"/>
                <w:sz w:val="18"/>
                <w:szCs w:val="18"/>
                <w:vertAlign w:val="baseline"/>
              </w:rPr>
            </w:pPr>
            <w:ins w:id="115" w:author="m" w:date="2023-05-09T15:40:50Z">
              <w:r>
                <w:rPr>
                  <w:rFonts w:hint="default" w:ascii="Source Sans Pro" w:hAnsi="Source Sans Pro" w:eastAsia="Liberation Sans" w:cs="Source Sans Pro"/>
                  <w:kern w:val="0"/>
                  <w:sz w:val="18"/>
                  <w:szCs w:val="18"/>
                  <w:lang w:val="en-US" w:eastAsia="zh-CN" w:bidi="ar"/>
                </w:rPr>
                <w:t>start</w:t>
              </w:r>
            </w:ins>
          </w:p>
        </w:tc>
        <w:tc>
          <w:tcPr>
            <w:tcW w:w="1169" w:type="dxa"/>
            <w:vAlign w:val="center"/>
          </w:tcPr>
          <w:p>
            <w:pPr>
              <w:keepNext w:val="0"/>
              <w:keepLines w:val="0"/>
              <w:widowControl/>
              <w:suppressLineNumbers w:val="0"/>
              <w:jc w:val="left"/>
              <w:rPr>
                <w:ins w:id="116" w:author="m" w:date="2023-05-09T15:40:50Z"/>
                <w:rStyle w:val="38"/>
                <w:rFonts w:hint="default" w:ascii="Source Sans Pro" w:hAnsi="Source Sans Pro" w:cs="Source Sans Pro"/>
                <w:sz w:val="18"/>
                <w:szCs w:val="18"/>
                <w:vertAlign w:val="baseline"/>
              </w:rPr>
            </w:pPr>
            <w:ins w:id="117" w:author="m" w:date="2023-05-09T15:40:50Z">
              <w:r>
                <w:rPr>
                  <w:rFonts w:hint="default" w:ascii="Source Sans Pro" w:hAnsi="Source Sans Pro" w:eastAsia="Liberation Sans" w:cs="Source Sans Pro"/>
                  <w:kern w:val="0"/>
                  <w:sz w:val="18"/>
                  <w:szCs w:val="18"/>
                  <w:lang w:val="en-US" w:eastAsia="zh-CN" w:bidi="ar"/>
                </w:rPr>
                <w:t>end</w:t>
              </w:r>
            </w:ins>
          </w:p>
        </w:tc>
        <w:tc>
          <w:tcPr>
            <w:tcW w:w="1063" w:type="dxa"/>
            <w:vAlign w:val="center"/>
          </w:tcPr>
          <w:p>
            <w:pPr>
              <w:keepNext w:val="0"/>
              <w:keepLines w:val="0"/>
              <w:widowControl/>
              <w:suppressLineNumbers w:val="0"/>
              <w:jc w:val="left"/>
              <w:rPr>
                <w:ins w:id="118" w:author="m" w:date="2023-05-09T15:40:50Z"/>
                <w:rStyle w:val="38"/>
                <w:rFonts w:hint="default" w:ascii="Source Sans Pro" w:hAnsi="Source Sans Pro" w:cs="Source Sans Pro"/>
                <w:sz w:val="18"/>
                <w:szCs w:val="18"/>
                <w:vertAlign w:val="baseline"/>
              </w:rPr>
            </w:pPr>
            <w:ins w:id="119" w:author="m" w:date="2023-05-09T15:40:50Z">
              <w:r>
                <w:rPr>
                  <w:rFonts w:hint="default" w:ascii="Source Sans Pro" w:hAnsi="Source Sans Pro" w:eastAsia="Liberation Sans" w:cs="Source Sans Pro"/>
                  <w:kern w:val="0"/>
                  <w:sz w:val="18"/>
                  <w:szCs w:val="18"/>
                  <w:lang w:val="en-US" w:eastAsia="zh-CN" w:bidi="ar"/>
                </w:rPr>
                <w:t>bottom.freq</w:t>
              </w:r>
            </w:ins>
          </w:p>
        </w:tc>
        <w:tc>
          <w:tcPr>
            <w:tcW w:w="778" w:type="dxa"/>
            <w:vAlign w:val="center"/>
          </w:tcPr>
          <w:p>
            <w:pPr>
              <w:keepNext w:val="0"/>
              <w:keepLines w:val="0"/>
              <w:widowControl/>
              <w:suppressLineNumbers w:val="0"/>
              <w:jc w:val="left"/>
              <w:rPr>
                <w:ins w:id="120" w:author="m" w:date="2023-05-09T15:40:50Z"/>
                <w:rStyle w:val="38"/>
                <w:rFonts w:hint="default" w:ascii="Source Sans Pro" w:hAnsi="Source Sans Pro" w:cs="Source Sans Pro"/>
                <w:sz w:val="18"/>
                <w:szCs w:val="18"/>
                <w:vertAlign w:val="baseline"/>
              </w:rPr>
            </w:pPr>
            <w:ins w:id="121" w:author="m" w:date="2023-05-09T15:40:50Z">
              <w:r>
                <w:rPr>
                  <w:rFonts w:hint="default" w:ascii="Source Sans Pro" w:hAnsi="Source Sans Pro" w:eastAsia="Liberation Sans" w:cs="Source Sans Pro"/>
                  <w:kern w:val="0"/>
                  <w:sz w:val="18"/>
                  <w:szCs w:val="18"/>
                  <w:lang w:val="en-US" w:eastAsia="zh-CN" w:bidi="ar"/>
                </w:rPr>
                <w:t>top.freq</w:t>
              </w:r>
            </w:ins>
          </w:p>
        </w:tc>
        <w:tc>
          <w:tcPr>
            <w:tcW w:w="1561" w:type="dxa"/>
            <w:vAlign w:val="center"/>
          </w:tcPr>
          <w:p>
            <w:pPr>
              <w:keepNext w:val="0"/>
              <w:keepLines w:val="0"/>
              <w:widowControl/>
              <w:suppressLineNumbers w:val="0"/>
              <w:jc w:val="left"/>
              <w:rPr>
                <w:ins w:id="122" w:author="m" w:date="2023-05-09T15:40:50Z"/>
                <w:rStyle w:val="38"/>
                <w:rFonts w:hint="default" w:ascii="Source Sans Pro" w:hAnsi="Source Sans Pro" w:cs="Source Sans Pro"/>
                <w:sz w:val="18"/>
                <w:szCs w:val="18"/>
                <w:vertAlign w:val="baseline"/>
              </w:rPr>
            </w:pPr>
            <w:ins w:id="123" w:author="m" w:date="2023-05-09T15:40:50Z">
              <w:r>
                <w:rPr>
                  <w:rFonts w:hint="default" w:ascii="Source Sans Pro" w:hAnsi="Source Sans Pro" w:eastAsia="Liberation Sans" w:cs="Source Sans Pro"/>
                  <w:kern w:val="0"/>
                  <w:sz w:val="18"/>
                  <w:szCs w:val="18"/>
                  <w:lang w:val="en-US" w:eastAsia="zh-CN" w:bidi="ar"/>
                </w:rPr>
                <w:t>tuning_parameters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24" w:author="m" w:date="2023-05-09T15:40:50Z"/>
        </w:trPr>
        <w:tc>
          <w:tcPr>
            <w:tcW w:w="3126" w:type="dxa"/>
            <w:vAlign w:val="center"/>
          </w:tcPr>
          <w:p>
            <w:pPr>
              <w:keepNext w:val="0"/>
              <w:keepLines w:val="0"/>
              <w:widowControl/>
              <w:suppressLineNumbers w:val="0"/>
              <w:jc w:val="left"/>
              <w:rPr>
                <w:ins w:id="125" w:author="m" w:date="2023-05-09T15:40:50Z"/>
                <w:rStyle w:val="38"/>
                <w:rFonts w:hint="default" w:ascii="Source Sans Pro" w:hAnsi="Source Sans Pro" w:cs="Source Sans Pro"/>
                <w:sz w:val="18"/>
                <w:szCs w:val="18"/>
                <w:vertAlign w:val="baseline"/>
              </w:rPr>
            </w:pPr>
            <w:ins w:id="126"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127" w:author="m" w:date="2023-05-09T15:40:50Z"/>
                <w:rStyle w:val="38"/>
                <w:rFonts w:hint="default" w:ascii="Source Sans Pro" w:hAnsi="Source Sans Pro" w:cs="Source Sans Pro"/>
                <w:sz w:val="18"/>
                <w:szCs w:val="18"/>
                <w:vertAlign w:val="baseline"/>
              </w:rPr>
            </w:pPr>
            <w:ins w:id="128" w:author="m" w:date="2023-05-09T15:40:50Z">
              <w:r>
                <w:rPr>
                  <w:rFonts w:hint="default" w:ascii="Source Sans Pro" w:hAnsi="Source Sans Pro" w:eastAsia="Liberation Sans" w:cs="Source Sans Pro"/>
                  <w:kern w:val="0"/>
                  <w:sz w:val="18"/>
                  <w:szCs w:val="18"/>
                  <w:lang w:val="en-US" w:eastAsia="zh-CN" w:bidi="ar"/>
                </w:rPr>
                <w:t>1</w:t>
              </w:r>
            </w:ins>
          </w:p>
        </w:tc>
        <w:tc>
          <w:tcPr>
            <w:tcW w:w="672" w:type="dxa"/>
            <w:vAlign w:val="center"/>
          </w:tcPr>
          <w:p>
            <w:pPr>
              <w:keepNext w:val="0"/>
              <w:keepLines w:val="0"/>
              <w:widowControl/>
              <w:suppressLineNumbers w:val="0"/>
              <w:jc w:val="left"/>
              <w:rPr>
                <w:ins w:id="129" w:author="m" w:date="2023-05-09T15:40:50Z"/>
                <w:rStyle w:val="38"/>
                <w:rFonts w:hint="default" w:ascii="Source Sans Pro" w:hAnsi="Source Sans Pro" w:cs="Source Sans Pro"/>
                <w:sz w:val="18"/>
                <w:szCs w:val="18"/>
                <w:vertAlign w:val="baseline"/>
              </w:rPr>
            </w:pPr>
            <w:ins w:id="130" w:author="m" w:date="2023-05-09T15:40:50Z">
              <w:r>
                <w:rPr>
                  <w:rFonts w:hint="default" w:ascii="Source Sans Pro" w:hAnsi="Source Sans Pro" w:eastAsia="Liberation Sans" w:cs="Source Sans Pro"/>
                  <w:kern w:val="0"/>
                  <w:sz w:val="18"/>
                  <w:szCs w:val="18"/>
                  <w:lang w:val="en-US" w:eastAsia="zh-CN" w:bidi="ar"/>
                </w:rPr>
                <w:t>0.3715</w:t>
              </w:r>
            </w:ins>
          </w:p>
        </w:tc>
        <w:tc>
          <w:tcPr>
            <w:tcW w:w="1169" w:type="dxa"/>
            <w:vAlign w:val="center"/>
          </w:tcPr>
          <w:p>
            <w:pPr>
              <w:keepNext w:val="0"/>
              <w:keepLines w:val="0"/>
              <w:widowControl/>
              <w:suppressLineNumbers w:val="0"/>
              <w:jc w:val="left"/>
              <w:rPr>
                <w:ins w:id="131" w:author="m" w:date="2023-05-09T15:40:50Z"/>
                <w:rStyle w:val="38"/>
                <w:rFonts w:hint="default" w:ascii="Source Sans Pro" w:hAnsi="Source Sans Pro" w:cs="Source Sans Pro"/>
                <w:sz w:val="18"/>
                <w:szCs w:val="18"/>
                <w:vertAlign w:val="baseline"/>
              </w:rPr>
            </w:pPr>
            <w:ins w:id="132" w:author="m" w:date="2023-05-09T15:40:50Z">
              <w:r>
                <w:rPr>
                  <w:rFonts w:hint="default" w:ascii="Source Sans Pro" w:hAnsi="Source Sans Pro" w:eastAsia="Liberation Sans" w:cs="Source Sans Pro"/>
                  <w:kern w:val="0"/>
                  <w:sz w:val="18"/>
                  <w:szCs w:val="18"/>
                  <w:lang w:val="en-US" w:eastAsia="zh-CN" w:bidi="ar"/>
                </w:rPr>
                <w:t>0.423744897</w:t>
              </w:r>
            </w:ins>
          </w:p>
        </w:tc>
        <w:tc>
          <w:tcPr>
            <w:tcW w:w="1063" w:type="dxa"/>
            <w:vAlign w:val="center"/>
          </w:tcPr>
          <w:p>
            <w:pPr>
              <w:keepNext w:val="0"/>
              <w:keepLines w:val="0"/>
              <w:widowControl/>
              <w:suppressLineNumbers w:val="0"/>
              <w:jc w:val="left"/>
              <w:rPr>
                <w:ins w:id="133" w:author="m" w:date="2023-05-09T15:40:50Z"/>
                <w:rStyle w:val="38"/>
                <w:rFonts w:hint="default" w:ascii="Source Sans Pro" w:hAnsi="Source Sans Pro" w:cs="Source Sans Pro"/>
                <w:sz w:val="18"/>
                <w:szCs w:val="18"/>
                <w:vertAlign w:val="baseline"/>
              </w:rPr>
            </w:pPr>
            <w:ins w:id="134"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135" w:author="m" w:date="2023-05-09T15:40:50Z"/>
                <w:rStyle w:val="38"/>
                <w:rFonts w:hint="default" w:ascii="Source Sans Pro" w:hAnsi="Source Sans Pro" w:cs="Source Sans Pro"/>
                <w:sz w:val="18"/>
                <w:szCs w:val="18"/>
                <w:vertAlign w:val="baseline"/>
              </w:rPr>
            </w:pPr>
            <w:ins w:id="136"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137" w:author="m" w:date="2023-05-09T15:40:50Z"/>
                <w:rStyle w:val="38"/>
                <w:rFonts w:hint="default" w:ascii="Source Sans Pro" w:hAnsi="Source Sans Pro" w:cs="Source Sans Pro"/>
                <w:sz w:val="18"/>
                <w:szCs w:val="18"/>
                <w:vertAlign w:val="baseline"/>
              </w:rPr>
            </w:pPr>
            <w:ins w:id="138" w:author="m" w:date="2023-05-09T15:40:50Z">
              <w:r>
                <w:rPr>
                  <w:rFonts w:hint="default" w:ascii="Source Sans Pro" w:hAnsi="Source Sans Pro" w:eastAsia="Liberation Sans" w:cs="Source Sans Pro"/>
                  <w:kern w:val="0"/>
                  <w:sz w:val="18"/>
                  <w:szCs w:val="18"/>
                  <w:lang w:val="en-US" w:eastAsia="zh-CN" w:bidi="ar"/>
                </w:rPr>
                <w:t>band: 1-10 kHz; sep: 0.005 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39" w:author="m" w:date="2023-05-09T15:40:50Z"/>
        </w:trPr>
        <w:tc>
          <w:tcPr>
            <w:tcW w:w="3126" w:type="dxa"/>
            <w:vAlign w:val="center"/>
          </w:tcPr>
          <w:p>
            <w:pPr>
              <w:keepNext w:val="0"/>
              <w:keepLines w:val="0"/>
              <w:widowControl/>
              <w:suppressLineNumbers w:val="0"/>
              <w:jc w:val="left"/>
              <w:rPr>
                <w:ins w:id="140" w:author="m" w:date="2023-05-09T15:40:50Z"/>
                <w:rStyle w:val="38"/>
                <w:rFonts w:hint="default" w:ascii="Source Sans Pro" w:hAnsi="Source Sans Pro" w:cs="Source Sans Pro"/>
                <w:sz w:val="18"/>
                <w:szCs w:val="18"/>
                <w:vertAlign w:val="baseline"/>
              </w:rPr>
            </w:pPr>
            <w:ins w:id="141"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142" w:author="m" w:date="2023-05-09T15:40:50Z"/>
                <w:rStyle w:val="38"/>
                <w:rFonts w:hint="default" w:ascii="Source Sans Pro" w:hAnsi="Source Sans Pro" w:cs="Source Sans Pro"/>
                <w:sz w:val="18"/>
                <w:szCs w:val="18"/>
                <w:vertAlign w:val="baseline"/>
              </w:rPr>
            </w:pPr>
            <w:ins w:id="143" w:author="m" w:date="2023-05-09T15:40:50Z">
              <w:r>
                <w:rPr>
                  <w:rFonts w:hint="default" w:ascii="Source Sans Pro" w:hAnsi="Source Sans Pro" w:eastAsia="Liberation Sans" w:cs="Source Sans Pro"/>
                  <w:kern w:val="0"/>
                  <w:sz w:val="18"/>
                  <w:szCs w:val="18"/>
                  <w:lang w:val="en-US" w:eastAsia="zh-CN" w:bidi="ar"/>
                </w:rPr>
                <w:t>2</w:t>
              </w:r>
            </w:ins>
          </w:p>
        </w:tc>
        <w:tc>
          <w:tcPr>
            <w:tcW w:w="672" w:type="dxa"/>
            <w:vAlign w:val="center"/>
          </w:tcPr>
          <w:p>
            <w:pPr>
              <w:keepNext w:val="0"/>
              <w:keepLines w:val="0"/>
              <w:widowControl/>
              <w:suppressLineNumbers w:val="0"/>
              <w:jc w:val="left"/>
              <w:rPr>
                <w:ins w:id="144" w:author="m" w:date="2023-05-09T15:40:50Z"/>
                <w:rStyle w:val="38"/>
                <w:rFonts w:hint="default" w:ascii="Source Sans Pro" w:hAnsi="Source Sans Pro" w:cs="Source Sans Pro"/>
                <w:sz w:val="18"/>
                <w:szCs w:val="18"/>
                <w:vertAlign w:val="baseline"/>
              </w:rPr>
            </w:pPr>
            <w:ins w:id="145" w:author="m" w:date="2023-05-09T15:40:50Z">
              <w:r>
                <w:rPr>
                  <w:rFonts w:hint="default" w:ascii="Source Sans Pro" w:hAnsi="Source Sans Pro" w:eastAsia="Liberation Sans" w:cs="Source Sans Pro"/>
                  <w:kern w:val="0"/>
                  <w:sz w:val="18"/>
                  <w:szCs w:val="18"/>
                  <w:lang w:val="en-US" w:eastAsia="zh-CN" w:bidi="ar"/>
                </w:rPr>
                <w:t>1.0913</w:t>
              </w:r>
            </w:ins>
          </w:p>
        </w:tc>
        <w:tc>
          <w:tcPr>
            <w:tcW w:w="1169" w:type="dxa"/>
            <w:vAlign w:val="center"/>
          </w:tcPr>
          <w:p>
            <w:pPr>
              <w:keepNext w:val="0"/>
              <w:keepLines w:val="0"/>
              <w:widowControl/>
              <w:suppressLineNumbers w:val="0"/>
              <w:jc w:val="left"/>
              <w:rPr>
                <w:ins w:id="146" w:author="m" w:date="2023-05-09T15:40:50Z"/>
                <w:rStyle w:val="38"/>
                <w:rFonts w:hint="default" w:ascii="Source Sans Pro" w:hAnsi="Source Sans Pro" w:cs="Source Sans Pro"/>
                <w:sz w:val="18"/>
                <w:szCs w:val="18"/>
                <w:vertAlign w:val="baseline"/>
              </w:rPr>
            </w:pPr>
            <w:ins w:id="147" w:author="m" w:date="2023-05-09T15:40:50Z">
              <w:r>
                <w:rPr>
                  <w:rFonts w:hint="default" w:ascii="Source Sans Pro" w:hAnsi="Source Sans Pro" w:eastAsia="Liberation Sans" w:cs="Source Sans Pro"/>
                  <w:kern w:val="0"/>
                  <w:sz w:val="18"/>
                  <w:szCs w:val="18"/>
                  <w:lang w:val="en-US" w:eastAsia="zh-CN" w:bidi="ar"/>
                </w:rPr>
                <w:t>1.17837483</w:t>
              </w:r>
            </w:ins>
          </w:p>
        </w:tc>
        <w:tc>
          <w:tcPr>
            <w:tcW w:w="1063" w:type="dxa"/>
            <w:vAlign w:val="center"/>
          </w:tcPr>
          <w:p>
            <w:pPr>
              <w:keepNext w:val="0"/>
              <w:keepLines w:val="0"/>
              <w:widowControl/>
              <w:suppressLineNumbers w:val="0"/>
              <w:jc w:val="left"/>
              <w:rPr>
                <w:ins w:id="148" w:author="m" w:date="2023-05-09T15:40:50Z"/>
                <w:rStyle w:val="38"/>
                <w:rFonts w:hint="default" w:ascii="Source Sans Pro" w:hAnsi="Source Sans Pro" w:cs="Source Sans Pro"/>
                <w:sz w:val="18"/>
                <w:szCs w:val="18"/>
                <w:vertAlign w:val="baseline"/>
              </w:rPr>
            </w:pPr>
            <w:ins w:id="149"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150" w:author="m" w:date="2023-05-09T15:40:50Z"/>
                <w:rStyle w:val="38"/>
                <w:rFonts w:hint="default" w:ascii="Source Sans Pro" w:hAnsi="Source Sans Pro" w:cs="Source Sans Pro"/>
                <w:sz w:val="18"/>
                <w:szCs w:val="18"/>
                <w:vertAlign w:val="baseline"/>
              </w:rPr>
            </w:pPr>
            <w:ins w:id="151"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152" w:author="m" w:date="2023-05-09T15:40:50Z"/>
                <w:rStyle w:val="38"/>
                <w:rFonts w:hint="default" w:ascii="Source Sans Pro" w:hAnsi="Source Sans Pro" w:cs="Source Sans Pro"/>
                <w:sz w:val="18"/>
                <w:szCs w:val="18"/>
                <w:vertAlign w:val="baseline"/>
              </w:rPr>
            </w:pPr>
            <w:ins w:id="153" w:author="m" w:date="2023-05-09T15:40:50Z">
              <w:r>
                <w:rPr>
                  <w:rFonts w:hint="default" w:ascii="Source Sans Pro" w:hAnsi="Source Sans Pro" w:eastAsia="Liberation Sans" w:cs="Source Sans Pro"/>
                  <w:kern w:val="0"/>
                  <w:sz w:val="18"/>
                  <w:szCs w:val="18"/>
                  <w:lang w:val="en-US" w:eastAsia="zh-CN" w:bidi="ar"/>
                </w:rPr>
                <w:t>band: 1-10 kHz; sep: 0.005 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ins w:id="154" w:author="m" w:date="2023-05-09T15:40:50Z"/>
        </w:trPr>
        <w:tc>
          <w:tcPr>
            <w:tcW w:w="3126" w:type="dxa"/>
            <w:vAlign w:val="center"/>
          </w:tcPr>
          <w:p>
            <w:pPr>
              <w:keepNext w:val="0"/>
              <w:keepLines w:val="0"/>
              <w:widowControl/>
              <w:suppressLineNumbers w:val="0"/>
              <w:jc w:val="left"/>
              <w:rPr>
                <w:ins w:id="155" w:author="m" w:date="2023-05-09T15:40:50Z"/>
                <w:rStyle w:val="38"/>
                <w:rFonts w:hint="default" w:ascii="Source Sans Pro" w:hAnsi="Source Sans Pro" w:cs="Source Sans Pro"/>
                <w:sz w:val="18"/>
                <w:szCs w:val="18"/>
                <w:vertAlign w:val="baseline"/>
              </w:rPr>
            </w:pPr>
            <w:ins w:id="156"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157" w:author="m" w:date="2023-05-09T15:40:50Z"/>
                <w:rStyle w:val="38"/>
                <w:rFonts w:hint="default" w:ascii="Source Sans Pro" w:hAnsi="Source Sans Pro" w:cs="Source Sans Pro"/>
                <w:sz w:val="18"/>
                <w:szCs w:val="18"/>
                <w:vertAlign w:val="baseline"/>
              </w:rPr>
            </w:pPr>
            <w:ins w:id="158" w:author="m" w:date="2023-05-09T15:40:50Z">
              <w:r>
                <w:rPr>
                  <w:rFonts w:hint="default" w:ascii="Source Sans Pro" w:hAnsi="Source Sans Pro" w:eastAsia="Liberation Sans" w:cs="Source Sans Pro"/>
                  <w:kern w:val="0"/>
                  <w:sz w:val="18"/>
                  <w:szCs w:val="18"/>
                  <w:lang w:val="en-US" w:eastAsia="zh-CN" w:bidi="ar"/>
                </w:rPr>
                <w:t>3</w:t>
              </w:r>
            </w:ins>
          </w:p>
        </w:tc>
        <w:tc>
          <w:tcPr>
            <w:tcW w:w="672" w:type="dxa"/>
            <w:vAlign w:val="center"/>
          </w:tcPr>
          <w:p>
            <w:pPr>
              <w:keepNext w:val="0"/>
              <w:keepLines w:val="0"/>
              <w:widowControl/>
              <w:suppressLineNumbers w:val="0"/>
              <w:jc w:val="left"/>
              <w:rPr>
                <w:ins w:id="159" w:author="m" w:date="2023-05-09T15:40:50Z"/>
                <w:rStyle w:val="38"/>
                <w:rFonts w:hint="default" w:ascii="Source Sans Pro" w:hAnsi="Source Sans Pro" w:cs="Source Sans Pro"/>
                <w:sz w:val="18"/>
                <w:szCs w:val="18"/>
                <w:vertAlign w:val="baseline"/>
              </w:rPr>
            </w:pPr>
            <w:ins w:id="160" w:author="m" w:date="2023-05-09T15:40:50Z">
              <w:r>
                <w:rPr>
                  <w:rFonts w:hint="default" w:ascii="Source Sans Pro" w:hAnsi="Source Sans Pro" w:eastAsia="Liberation Sans" w:cs="Source Sans Pro"/>
                  <w:kern w:val="0"/>
                  <w:sz w:val="18"/>
                  <w:szCs w:val="18"/>
                  <w:lang w:val="en-US" w:eastAsia="zh-CN" w:bidi="ar"/>
                </w:rPr>
                <w:t>3.2218</w:t>
              </w:r>
            </w:ins>
          </w:p>
        </w:tc>
        <w:tc>
          <w:tcPr>
            <w:tcW w:w="1169" w:type="dxa"/>
            <w:vAlign w:val="center"/>
          </w:tcPr>
          <w:p>
            <w:pPr>
              <w:keepNext w:val="0"/>
              <w:keepLines w:val="0"/>
              <w:widowControl/>
              <w:suppressLineNumbers w:val="0"/>
              <w:jc w:val="left"/>
              <w:rPr>
                <w:ins w:id="161" w:author="m" w:date="2023-05-09T15:40:50Z"/>
                <w:rStyle w:val="38"/>
                <w:rFonts w:hint="default" w:ascii="Source Sans Pro" w:hAnsi="Source Sans Pro" w:cs="Source Sans Pro"/>
                <w:sz w:val="18"/>
                <w:szCs w:val="18"/>
                <w:vertAlign w:val="baseline"/>
              </w:rPr>
            </w:pPr>
            <w:ins w:id="162" w:author="m" w:date="2023-05-09T15:40:50Z">
              <w:r>
                <w:rPr>
                  <w:rFonts w:hint="default" w:ascii="Source Sans Pro" w:hAnsi="Source Sans Pro" w:eastAsia="Liberation Sans" w:cs="Source Sans Pro"/>
                  <w:kern w:val="0"/>
                  <w:sz w:val="18"/>
                  <w:szCs w:val="18"/>
                  <w:lang w:val="en-US" w:eastAsia="zh-CN" w:bidi="ar"/>
                </w:rPr>
                <w:t>3.26243492</w:t>
              </w:r>
            </w:ins>
          </w:p>
        </w:tc>
        <w:tc>
          <w:tcPr>
            <w:tcW w:w="1063" w:type="dxa"/>
            <w:vAlign w:val="center"/>
          </w:tcPr>
          <w:p>
            <w:pPr>
              <w:keepNext w:val="0"/>
              <w:keepLines w:val="0"/>
              <w:widowControl/>
              <w:suppressLineNumbers w:val="0"/>
              <w:jc w:val="left"/>
              <w:rPr>
                <w:ins w:id="163" w:author="m" w:date="2023-05-09T15:40:50Z"/>
                <w:rStyle w:val="38"/>
                <w:rFonts w:hint="default" w:ascii="Source Sans Pro" w:hAnsi="Source Sans Pro" w:cs="Source Sans Pro"/>
                <w:sz w:val="18"/>
                <w:szCs w:val="18"/>
                <w:vertAlign w:val="baseline"/>
              </w:rPr>
            </w:pPr>
            <w:ins w:id="164"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165" w:author="m" w:date="2023-05-09T15:40:50Z"/>
                <w:rStyle w:val="38"/>
                <w:rFonts w:hint="default" w:ascii="Source Sans Pro" w:hAnsi="Source Sans Pro" w:cs="Source Sans Pro"/>
                <w:sz w:val="18"/>
                <w:szCs w:val="18"/>
                <w:vertAlign w:val="baseline"/>
              </w:rPr>
            </w:pPr>
            <w:ins w:id="166"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167" w:author="m" w:date="2023-05-09T15:40:50Z"/>
                <w:rStyle w:val="38"/>
                <w:rFonts w:hint="default" w:ascii="Source Sans Pro" w:hAnsi="Source Sans Pro" w:cs="Source Sans Pro"/>
                <w:sz w:val="18"/>
                <w:szCs w:val="18"/>
                <w:vertAlign w:val="baseline"/>
              </w:rPr>
            </w:pPr>
            <w:ins w:id="168" w:author="m" w:date="2023-05-09T15:40:50Z">
              <w:r>
                <w:rPr>
                  <w:rFonts w:hint="default" w:ascii="Source Sans Pro" w:hAnsi="Source Sans Pro" w:eastAsia="Liberation Sans" w:cs="Source Sans Pro"/>
                  <w:kern w:val="0"/>
                  <w:sz w:val="18"/>
                  <w:szCs w:val="18"/>
                  <w:lang w:val="en-US" w:eastAsia="zh-CN" w:bidi="ar"/>
                </w:rPr>
                <w:t>band: 1-10 kHz; sep: 0.005 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69" w:author="m" w:date="2023-05-09T15:40:50Z"/>
        </w:trPr>
        <w:tc>
          <w:tcPr>
            <w:tcW w:w="3126" w:type="dxa"/>
            <w:vAlign w:val="center"/>
          </w:tcPr>
          <w:p>
            <w:pPr>
              <w:keepNext w:val="0"/>
              <w:keepLines w:val="0"/>
              <w:widowControl/>
              <w:suppressLineNumbers w:val="0"/>
              <w:jc w:val="left"/>
              <w:rPr>
                <w:ins w:id="170" w:author="m" w:date="2023-05-09T15:40:50Z"/>
                <w:rStyle w:val="38"/>
                <w:rFonts w:hint="default" w:ascii="Source Sans Pro" w:hAnsi="Source Sans Pro" w:cs="Source Sans Pro"/>
                <w:sz w:val="18"/>
                <w:szCs w:val="18"/>
                <w:vertAlign w:val="baseline"/>
              </w:rPr>
            </w:pPr>
            <w:ins w:id="171"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172" w:author="m" w:date="2023-05-09T15:40:50Z"/>
                <w:rStyle w:val="38"/>
                <w:rFonts w:hint="default" w:ascii="Source Sans Pro" w:hAnsi="Source Sans Pro" w:cs="Source Sans Pro"/>
                <w:sz w:val="18"/>
                <w:szCs w:val="18"/>
                <w:vertAlign w:val="baseline"/>
              </w:rPr>
            </w:pPr>
            <w:ins w:id="173" w:author="m" w:date="2023-05-09T15:40:50Z">
              <w:r>
                <w:rPr>
                  <w:rFonts w:hint="default" w:ascii="Source Sans Pro" w:hAnsi="Source Sans Pro" w:eastAsia="Liberation Sans" w:cs="Source Sans Pro"/>
                  <w:kern w:val="0"/>
                  <w:sz w:val="18"/>
                  <w:szCs w:val="18"/>
                  <w:lang w:val="en-US" w:eastAsia="zh-CN" w:bidi="ar"/>
                </w:rPr>
                <w:t>4</w:t>
              </w:r>
            </w:ins>
          </w:p>
        </w:tc>
        <w:tc>
          <w:tcPr>
            <w:tcW w:w="672" w:type="dxa"/>
            <w:vAlign w:val="center"/>
          </w:tcPr>
          <w:p>
            <w:pPr>
              <w:keepNext w:val="0"/>
              <w:keepLines w:val="0"/>
              <w:widowControl/>
              <w:suppressLineNumbers w:val="0"/>
              <w:jc w:val="left"/>
              <w:rPr>
                <w:ins w:id="174" w:author="m" w:date="2023-05-09T15:40:50Z"/>
                <w:rStyle w:val="38"/>
                <w:rFonts w:hint="default" w:ascii="Source Sans Pro" w:hAnsi="Source Sans Pro" w:cs="Source Sans Pro"/>
                <w:sz w:val="18"/>
                <w:szCs w:val="18"/>
                <w:vertAlign w:val="baseline"/>
              </w:rPr>
            </w:pPr>
            <w:ins w:id="175" w:author="m" w:date="2023-05-09T15:40:50Z">
              <w:r>
                <w:rPr>
                  <w:rFonts w:hint="default" w:ascii="Source Sans Pro" w:hAnsi="Source Sans Pro" w:eastAsia="Liberation Sans" w:cs="Source Sans Pro"/>
                  <w:kern w:val="0"/>
                  <w:sz w:val="18"/>
                  <w:szCs w:val="18"/>
                  <w:lang w:val="en-US" w:eastAsia="zh-CN" w:bidi="ar"/>
                </w:rPr>
                <w:t>3.6107</w:t>
              </w:r>
            </w:ins>
          </w:p>
        </w:tc>
        <w:tc>
          <w:tcPr>
            <w:tcW w:w="1169" w:type="dxa"/>
            <w:vAlign w:val="center"/>
          </w:tcPr>
          <w:p>
            <w:pPr>
              <w:keepNext w:val="0"/>
              <w:keepLines w:val="0"/>
              <w:widowControl/>
              <w:suppressLineNumbers w:val="0"/>
              <w:jc w:val="left"/>
              <w:rPr>
                <w:ins w:id="176" w:author="m" w:date="2023-05-09T15:40:50Z"/>
                <w:rStyle w:val="38"/>
                <w:rFonts w:hint="default" w:ascii="Source Sans Pro" w:hAnsi="Source Sans Pro" w:cs="Source Sans Pro"/>
                <w:sz w:val="18"/>
                <w:szCs w:val="18"/>
                <w:vertAlign w:val="baseline"/>
              </w:rPr>
            </w:pPr>
            <w:ins w:id="177" w:author="m" w:date="2023-05-09T15:40:50Z">
              <w:r>
                <w:rPr>
                  <w:rFonts w:hint="default" w:ascii="Source Sans Pro" w:hAnsi="Source Sans Pro" w:eastAsia="Liberation Sans" w:cs="Source Sans Pro"/>
                  <w:kern w:val="0"/>
                  <w:sz w:val="18"/>
                  <w:szCs w:val="18"/>
                  <w:lang w:val="en-US" w:eastAsia="zh-CN" w:bidi="ar"/>
                </w:rPr>
                <w:t>3.668749887</w:t>
              </w:r>
            </w:ins>
          </w:p>
        </w:tc>
        <w:tc>
          <w:tcPr>
            <w:tcW w:w="1063" w:type="dxa"/>
            <w:vAlign w:val="center"/>
          </w:tcPr>
          <w:p>
            <w:pPr>
              <w:keepNext w:val="0"/>
              <w:keepLines w:val="0"/>
              <w:widowControl/>
              <w:suppressLineNumbers w:val="0"/>
              <w:jc w:val="left"/>
              <w:rPr>
                <w:ins w:id="178" w:author="m" w:date="2023-05-09T15:40:50Z"/>
                <w:rStyle w:val="38"/>
                <w:rFonts w:hint="default" w:ascii="Source Sans Pro" w:hAnsi="Source Sans Pro" w:cs="Source Sans Pro"/>
                <w:sz w:val="18"/>
                <w:szCs w:val="18"/>
                <w:vertAlign w:val="baseline"/>
              </w:rPr>
            </w:pPr>
            <w:ins w:id="179"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180" w:author="m" w:date="2023-05-09T15:40:50Z"/>
                <w:rStyle w:val="38"/>
                <w:rFonts w:hint="default" w:ascii="Source Sans Pro" w:hAnsi="Source Sans Pro" w:cs="Source Sans Pro"/>
                <w:sz w:val="18"/>
                <w:szCs w:val="18"/>
                <w:vertAlign w:val="baseline"/>
              </w:rPr>
            </w:pPr>
            <w:ins w:id="181"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182" w:author="m" w:date="2023-05-09T15:40:50Z"/>
                <w:rStyle w:val="38"/>
                <w:rFonts w:hint="default" w:ascii="Source Sans Pro" w:hAnsi="Source Sans Pro" w:cs="Source Sans Pro"/>
                <w:sz w:val="18"/>
                <w:szCs w:val="18"/>
                <w:vertAlign w:val="baseline"/>
              </w:rPr>
            </w:pPr>
            <w:ins w:id="183" w:author="m" w:date="2023-05-09T15:40:50Z">
              <w:r>
                <w:rPr>
                  <w:rFonts w:hint="default" w:ascii="Source Sans Pro" w:hAnsi="Source Sans Pro" w:eastAsia="Liberation Sans" w:cs="Source Sans Pro"/>
                  <w:kern w:val="0"/>
                  <w:sz w:val="18"/>
                  <w:szCs w:val="18"/>
                  <w:lang w:val="en-US" w:eastAsia="zh-CN" w:bidi="ar"/>
                </w:rPr>
                <w:t>band: 1-10 kHz; sep: 0.005 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84" w:author="m" w:date="2023-05-09T15:40:50Z"/>
        </w:trPr>
        <w:tc>
          <w:tcPr>
            <w:tcW w:w="3126" w:type="dxa"/>
            <w:vAlign w:val="center"/>
          </w:tcPr>
          <w:p>
            <w:pPr>
              <w:keepNext w:val="0"/>
              <w:keepLines w:val="0"/>
              <w:widowControl/>
              <w:suppressLineNumbers w:val="0"/>
              <w:jc w:val="left"/>
              <w:rPr>
                <w:ins w:id="185" w:author="m" w:date="2023-05-09T15:40:50Z"/>
                <w:rStyle w:val="38"/>
                <w:rFonts w:hint="default" w:ascii="Source Sans Pro" w:hAnsi="Source Sans Pro" w:cs="Source Sans Pro"/>
                <w:sz w:val="18"/>
                <w:szCs w:val="18"/>
                <w:vertAlign w:val="baseline"/>
              </w:rPr>
            </w:pPr>
            <w:ins w:id="186"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187" w:author="m" w:date="2023-05-09T15:40:50Z"/>
                <w:rStyle w:val="38"/>
                <w:rFonts w:hint="default" w:ascii="Source Sans Pro" w:hAnsi="Source Sans Pro" w:cs="Source Sans Pro"/>
                <w:sz w:val="18"/>
                <w:szCs w:val="18"/>
                <w:vertAlign w:val="baseline"/>
              </w:rPr>
            </w:pPr>
            <w:ins w:id="188" w:author="m" w:date="2023-05-09T15:40:50Z">
              <w:r>
                <w:rPr>
                  <w:rFonts w:hint="default" w:ascii="Source Sans Pro" w:hAnsi="Source Sans Pro" w:eastAsia="Liberation Sans" w:cs="Source Sans Pro"/>
                  <w:kern w:val="0"/>
                  <w:sz w:val="18"/>
                  <w:szCs w:val="18"/>
                  <w:lang w:val="en-US" w:eastAsia="zh-CN" w:bidi="ar"/>
                </w:rPr>
                <w:t>5</w:t>
              </w:r>
            </w:ins>
          </w:p>
        </w:tc>
        <w:tc>
          <w:tcPr>
            <w:tcW w:w="672" w:type="dxa"/>
            <w:vAlign w:val="center"/>
          </w:tcPr>
          <w:p>
            <w:pPr>
              <w:keepNext w:val="0"/>
              <w:keepLines w:val="0"/>
              <w:widowControl/>
              <w:suppressLineNumbers w:val="0"/>
              <w:jc w:val="left"/>
              <w:rPr>
                <w:ins w:id="189" w:author="m" w:date="2023-05-09T15:40:50Z"/>
                <w:rStyle w:val="38"/>
                <w:rFonts w:hint="default" w:ascii="Source Sans Pro" w:hAnsi="Source Sans Pro" w:cs="Source Sans Pro"/>
                <w:sz w:val="18"/>
                <w:szCs w:val="18"/>
                <w:vertAlign w:val="baseline"/>
              </w:rPr>
            </w:pPr>
            <w:ins w:id="190" w:author="m" w:date="2023-05-09T15:40:50Z">
              <w:r>
                <w:rPr>
                  <w:rFonts w:hint="default" w:ascii="Source Sans Pro" w:hAnsi="Source Sans Pro" w:eastAsia="Liberation Sans" w:cs="Source Sans Pro"/>
                  <w:kern w:val="0"/>
                  <w:sz w:val="18"/>
                  <w:szCs w:val="18"/>
                  <w:lang w:val="en-US" w:eastAsia="zh-CN" w:bidi="ar"/>
                </w:rPr>
                <w:t>5.1084</w:t>
              </w:r>
            </w:ins>
          </w:p>
        </w:tc>
        <w:tc>
          <w:tcPr>
            <w:tcW w:w="1169" w:type="dxa"/>
            <w:vAlign w:val="center"/>
          </w:tcPr>
          <w:p>
            <w:pPr>
              <w:keepNext w:val="0"/>
              <w:keepLines w:val="0"/>
              <w:widowControl/>
              <w:suppressLineNumbers w:val="0"/>
              <w:jc w:val="left"/>
              <w:rPr>
                <w:ins w:id="191" w:author="m" w:date="2023-05-09T15:40:50Z"/>
                <w:rStyle w:val="38"/>
                <w:rFonts w:hint="default" w:ascii="Source Sans Pro" w:hAnsi="Source Sans Pro" w:cs="Source Sans Pro"/>
                <w:sz w:val="18"/>
                <w:szCs w:val="18"/>
                <w:vertAlign w:val="baseline"/>
              </w:rPr>
            </w:pPr>
            <w:ins w:id="192" w:author="m" w:date="2023-05-09T15:40:50Z">
              <w:r>
                <w:rPr>
                  <w:rFonts w:hint="default" w:ascii="Source Sans Pro" w:hAnsi="Source Sans Pro" w:eastAsia="Liberation Sans" w:cs="Source Sans Pro"/>
                  <w:kern w:val="0"/>
                  <w:sz w:val="18"/>
                  <w:szCs w:val="18"/>
                  <w:lang w:val="en-US" w:eastAsia="zh-CN" w:bidi="ar"/>
                </w:rPr>
                <w:t>5.172254875</w:t>
              </w:r>
            </w:ins>
          </w:p>
        </w:tc>
        <w:tc>
          <w:tcPr>
            <w:tcW w:w="1063" w:type="dxa"/>
            <w:vAlign w:val="center"/>
          </w:tcPr>
          <w:p>
            <w:pPr>
              <w:keepNext w:val="0"/>
              <w:keepLines w:val="0"/>
              <w:widowControl/>
              <w:suppressLineNumbers w:val="0"/>
              <w:jc w:val="left"/>
              <w:rPr>
                <w:ins w:id="193" w:author="m" w:date="2023-05-09T15:40:50Z"/>
                <w:rStyle w:val="38"/>
                <w:rFonts w:hint="default" w:ascii="Source Sans Pro" w:hAnsi="Source Sans Pro" w:cs="Source Sans Pro"/>
                <w:sz w:val="18"/>
                <w:szCs w:val="18"/>
                <w:vertAlign w:val="baseline"/>
              </w:rPr>
            </w:pPr>
            <w:ins w:id="194"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195" w:author="m" w:date="2023-05-09T15:40:50Z"/>
                <w:rStyle w:val="38"/>
                <w:rFonts w:hint="default" w:ascii="Source Sans Pro" w:hAnsi="Source Sans Pro" w:cs="Source Sans Pro"/>
                <w:sz w:val="18"/>
                <w:szCs w:val="18"/>
                <w:vertAlign w:val="baseline"/>
              </w:rPr>
            </w:pPr>
            <w:ins w:id="196"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197" w:author="m" w:date="2023-05-09T15:40:50Z"/>
                <w:rStyle w:val="38"/>
                <w:rFonts w:hint="default" w:ascii="Source Sans Pro" w:hAnsi="Source Sans Pro" w:cs="Source Sans Pro"/>
                <w:sz w:val="18"/>
                <w:szCs w:val="18"/>
                <w:vertAlign w:val="baseline"/>
              </w:rPr>
            </w:pPr>
            <w:ins w:id="198" w:author="m" w:date="2023-05-09T15:40:50Z">
              <w:r>
                <w:rPr>
                  <w:rFonts w:hint="default" w:ascii="Source Sans Pro" w:hAnsi="Source Sans Pro" w:eastAsia="Liberation Sans" w:cs="Source Sans Pro"/>
                  <w:kern w:val="0"/>
                  <w:sz w:val="18"/>
                  <w:szCs w:val="18"/>
                  <w:lang w:val="en-US" w:eastAsia="zh-CN" w:bidi="ar"/>
                </w:rPr>
                <w:t>band: 1-10 kHz; sep: 0.005 s</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ins w:id="199" w:author="m" w:date="2023-05-09T15:40:50Z"/>
        </w:trPr>
        <w:tc>
          <w:tcPr>
            <w:tcW w:w="3126" w:type="dxa"/>
            <w:vAlign w:val="center"/>
          </w:tcPr>
          <w:p>
            <w:pPr>
              <w:keepNext w:val="0"/>
              <w:keepLines w:val="0"/>
              <w:widowControl/>
              <w:suppressLineNumbers w:val="0"/>
              <w:jc w:val="left"/>
              <w:rPr>
                <w:ins w:id="200" w:author="m" w:date="2023-05-09T15:40:50Z"/>
                <w:rStyle w:val="38"/>
                <w:rFonts w:hint="default" w:ascii="Source Sans Pro" w:hAnsi="Source Sans Pro" w:cs="Source Sans Pro"/>
                <w:sz w:val="18"/>
                <w:szCs w:val="18"/>
                <w:vertAlign w:val="baseline"/>
              </w:rPr>
            </w:pPr>
            <w:ins w:id="201" w:author="m" w:date="2023-05-09T15:40:50Z">
              <w:r>
                <w:rPr>
                  <w:rFonts w:hint="default" w:ascii="Source Sans Pro" w:hAnsi="Source Sans Pro" w:eastAsia="Liberation Sans" w:cs="Source Sans Pro"/>
                  <w:kern w:val="0"/>
                  <w:sz w:val="18"/>
                  <w:szCs w:val="18"/>
                  <w:lang w:val="en-US" w:eastAsia="zh-CN" w:bidi="ar"/>
                </w:rPr>
                <w:t>Ag13_43421.27975590_11_17_7_46_15.wav</w:t>
              </w:r>
            </w:ins>
          </w:p>
        </w:tc>
        <w:tc>
          <w:tcPr>
            <w:tcW w:w="685" w:type="dxa"/>
            <w:vAlign w:val="center"/>
          </w:tcPr>
          <w:p>
            <w:pPr>
              <w:keepNext w:val="0"/>
              <w:keepLines w:val="0"/>
              <w:widowControl/>
              <w:suppressLineNumbers w:val="0"/>
              <w:jc w:val="right"/>
              <w:rPr>
                <w:ins w:id="202" w:author="m" w:date="2023-05-09T15:40:50Z"/>
                <w:rStyle w:val="38"/>
                <w:rFonts w:hint="default" w:ascii="Source Sans Pro" w:hAnsi="Source Sans Pro" w:cs="Source Sans Pro"/>
                <w:sz w:val="18"/>
                <w:szCs w:val="18"/>
                <w:vertAlign w:val="baseline"/>
              </w:rPr>
            </w:pPr>
            <w:ins w:id="203" w:author="m" w:date="2023-05-09T15:40:50Z">
              <w:r>
                <w:rPr>
                  <w:rFonts w:hint="default" w:ascii="Source Sans Pro" w:hAnsi="Source Sans Pro" w:eastAsia="Liberation Sans" w:cs="Source Sans Pro"/>
                  <w:kern w:val="0"/>
                  <w:sz w:val="18"/>
                  <w:szCs w:val="18"/>
                  <w:lang w:val="en-US" w:eastAsia="zh-CN" w:bidi="ar"/>
                </w:rPr>
                <w:t>6</w:t>
              </w:r>
            </w:ins>
          </w:p>
        </w:tc>
        <w:tc>
          <w:tcPr>
            <w:tcW w:w="672" w:type="dxa"/>
            <w:vAlign w:val="center"/>
          </w:tcPr>
          <w:p>
            <w:pPr>
              <w:keepNext w:val="0"/>
              <w:keepLines w:val="0"/>
              <w:widowControl/>
              <w:suppressLineNumbers w:val="0"/>
              <w:jc w:val="left"/>
              <w:rPr>
                <w:ins w:id="204" w:author="m" w:date="2023-05-09T15:40:50Z"/>
                <w:rStyle w:val="38"/>
                <w:rFonts w:hint="default" w:ascii="Source Sans Pro" w:hAnsi="Source Sans Pro" w:cs="Source Sans Pro"/>
                <w:sz w:val="18"/>
                <w:szCs w:val="18"/>
                <w:vertAlign w:val="baseline"/>
              </w:rPr>
            </w:pPr>
            <w:ins w:id="205" w:author="m" w:date="2023-05-09T15:40:50Z">
              <w:r>
                <w:rPr>
                  <w:rFonts w:hint="default" w:ascii="Source Sans Pro" w:hAnsi="Source Sans Pro" w:eastAsia="Liberation Sans" w:cs="Source Sans Pro"/>
                  <w:kern w:val="0"/>
                  <w:sz w:val="18"/>
                  <w:szCs w:val="18"/>
                  <w:lang w:val="en-US" w:eastAsia="zh-CN" w:bidi="ar"/>
                </w:rPr>
                <w:t>6.5596</w:t>
              </w:r>
            </w:ins>
          </w:p>
        </w:tc>
        <w:tc>
          <w:tcPr>
            <w:tcW w:w="1169" w:type="dxa"/>
            <w:vAlign w:val="center"/>
          </w:tcPr>
          <w:p>
            <w:pPr>
              <w:keepNext w:val="0"/>
              <w:keepLines w:val="0"/>
              <w:widowControl/>
              <w:suppressLineNumbers w:val="0"/>
              <w:jc w:val="left"/>
              <w:rPr>
                <w:ins w:id="206" w:author="m" w:date="2023-05-09T15:40:50Z"/>
                <w:rStyle w:val="38"/>
                <w:rFonts w:hint="default" w:ascii="Source Sans Pro" w:hAnsi="Source Sans Pro" w:cs="Source Sans Pro"/>
                <w:sz w:val="18"/>
                <w:szCs w:val="18"/>
                <w:vertAlign w:val="baseline"/>
              </w:rPr>
            </w:pPr>
            <w:ins w:id="207" w:author="m" w:date="2023-05-09T15:40:50Z">
              <w:r>
                <w:rPr>
                  <w:rFonts w:hint="default" w:ascii="Source Sans Pro" w:hAnsi="Source Sans Pro" w:eastAsia="Liberation Sans" w:cs="Source Sans Pro"/>
                  <w:kern w:val="0"/>
                  <w:sz w:val="18"/>
                  <w:szCs w:val="18"/>
                  <w:lang w:val="en-US" w:eastAsia="zh-CN" w:bidi="ar"/>
                </w:rPr>
                <w:t>6.681504762</w:t>
              </w:r>
            </w:ins>
          </w:p>
        </w:tc>
        <w:tc>
          <w:tcPr>
            <w:tcW w:w="1063" w:type="dxa"/>
            <w:vAlign w:val="center"/>
          </w:tcPr>
          <w:p>
            <w:pPr>
              <w:keepNext w:val="0"/>
              <w:keepLines w:val="0"/>
              <w:widowControl/>
              <w:suppressLineNumbers w:val="0"/>
              <w:jc w:val="left"/>
              <w:rPr>
                <w:ins w:id="208" w:author="m" w:date="2023-05-09T15:40:50Z"/>
                <w:rStyle w:val="38"/>
                <w:rFonts w:hint="default" w:ascii="Source Sans Pro" w:hAnsi="Source Sans Pro" w:cs="Source Sans Pro"/>
                <w:sz w:val="18"/>
                <w:szCs w:val="18"/>
                <w:vertAlign w:val="baseline"/>
              </w:rPr>
            </w:pPr>
            <w:ins w:id="209" w:author="m" w:date="2023-05-09T15:40:50Z">
              <w:r>
                <w:rPr>
                  <w:rFonts w:hint="default" w:ascii="Source Sans Pro" w:hAnsi="Source Sans Pro" w:eastAsia="Liberation Sans" w:cs="Source Sans Pro"/>
                  <w:kern w:val="0"/>
                  <w:sz w:val="18"/>
                  <w:szCs w:val="18"/>
                  <w:lang w:val="en-US" w:eastAsia="zh-CN" w:bidi="ar"/>
                </w:rPr>
                <w:t>0.8</w:t>
              </w:r>
            </w:ins>
          </w:p>
        </w:tc>
        <w:tc>
          <w:tcPr>
            <w:tcW w:w="778" w:type="dxa"/>
            <w:vAlign w:val="center"/>
          </w:tcPr>
          <w:p>
            <w:pPr>
              <w:keepNext w:val="0"/>
              <w:keepLines w:val="0"/>
              <w:widowControl/>
              <w:suppressLineNumbers w:val="0"/>
              <w:jc w:val="right"/>
              <w:rPr>
                <w:ins w:id="210" w:author="m" w:date="2023-05-09T15:40:50Z"/>
                <w:rStyle w:val="38"/>
                <w:rFonts w:hint="default" w:ascii="Source Sans Pro" w:hAnsi="Source Sans Pro" w:cs="Source Sans Pro"/>
                <w:sz w:val="18"/>
                <w:szCs w:val="18"/>
                <w:vertAlign w:val="baseline"/>
              </w:rPr>
            </w:pPr>
            <w:ins w:id="211" w:author="m" w:date="2023-05-09T15:40:50Z">
              <w:r>
                <w:rPr>
                  <w:rFonts w:hint="default" w:ascii="Source Sans Pro" w:hAnsi="Source Sans Pro" w:eastAsia="Liberation Sans" w:cs="Source Sans Pro"/>
                  <w:kern w:val="0"/>
                  <w:sz w:val="18"/>
                  <w:szCs w:val="18"/>
                  <w:lang w:val="en-US" w:eastAsia="zh-CN" w:bidi="ar"/>
                </w:rPr>
                <w:t>10</w:t>
              </w:r>
            </w:ins>
          </w:p>
        </w:tc>
        <w:tc>
          <w:tcPr>
            <w:tcW w:w="1561" w:type="dxa"/>
            <w:vAlign w:val="center"/>
          </w:tcPr>
          <w:p>
            <w:pPr>
              <w:keepNext w:val="0"/>
              <w:keepLines w:val="0"/>
              <w:widowControl/>
              <w:suppressLineNumbers w:val="0"/>
              <w:jc w:val="left"/>
              <w:rPr>
                <w:ins w:id="212" w:author="m" w:date="2023-05-09T15:40:50Z"/>
                <w:rStyle w:val="38"/>
                <w:rFonts w:hint="default" w:ascii="Source Sans Pro" w:hAnsi="Source Sans Pro" w:cs="Source Sans Pro"/>
                <w:sz w:val="18"/>
                <w:szCs w:val="18"/>
                <w:vertAlign w:val="baseline"/>
              </w:rPr>
            </w:pPr>
            <w:ins w:id="213" w:author="m" w:date="2023-05-09T15:40:50Z">
              <w:r>
                <w:rPr>
                  <w:rFonts w:hint="default" w:ascii="Source Sans Pro" w:hAnsi="Source Sans Pro" w:eastAsia="Liberation Sans" w:cs="Source Sans Pro"/>
                  <w:kern w:val="0"/>
                  <w:sz w:val="18"/>
                  <w:szCs w:val="18"/>
                  <w:lang w:val="en-US" w:eastAsia="zh-CN" w:bidi="ar"/>
                </w:rPr>
                <w:t>band: 1-10 kHz; sep: 0.005 s</w:t>
              </w:r>
            </w:ins>
          </w:p>
        </w:tc>
      </w:tr>
    </w:tbl>
    <w:p>
      <w:pPr>
        <w:pStyle w:val="3"/>
        <w:rPr>
          <w:rStyle w:val="38"/>
          <w:rFonts w:hint="default"/>
        </w:rPr>
      </w:pPr>
    </w:p>
    <w:p>
      <w:pPr>
        <w:pStyle w:val="39"/>
        <w:spacing w:after="0"/>
        <w:rPr>
          <w:ins w:id="214" w:author="marcelo" w:date="2023-05-09T20:12:27Z"/>
          <w:rStyle w:val="72"/>
        </w:rPr>
      </w:pPr>
      <w:ins w:id="215" w:author="marcelo" w:date="2023-05-09T20:12:27Z">
        <w:r>
          <w:rPr>
            <w:rStyle w:val="72"/>
          </w:rPr>
          <w:t xml:space="preserve">diag_raven </w:t>
        </w:r>
      </w:ins>
      <w:ins w:id="216" w:author="marcelo" w:date="2023-05-09T20:12:27Z">
        <w:r>
          <w:rPr>
            <w:rStyle w:val="58"/>
          </w:rPr>
          <w:t>&lt;-</w:t>
        </w:r>
      </w:ins>
      <w:ins w:id="217" w:author="marcelo" w:date="2023-05-09T20:12:27Z">
        <w:r>
          <w:rPr>
            <w:rStyle w:val="72"/>
          </w:rPr>
          <w:t xml:space="preserve"> </w:t>
        </w:r>
      </w:ins>
      <w:ins w:id="218" w:author="marcelo" w:date="2023-05-09T20:12:27Z">
        <w:r>
          <w:rPr>
            <w:rStyle w:val="59"/>
          </w:rPr>
          <w:t>diagnose_detection</w:t>
        </w:r>
      </w:ins>
      <w:ins w:id="219" w:author="marcelo" w:date="2023-05-09T20:12:27Z">
        <w:r>
          <w:rPr>
            <w:rStyle w:val="72"/>
          </w:rPr>
          <w:t>(</w:t>
        </w:r>
      </w:ins>
    </w:p>
    <w:p>
      <w:pPr>
        <w:pStyle w:val="39"/>
        <w:spacing w:after="0"/>
        <w:ind w:firstLine="720"/>
        <w:rPr>
          <w:ins w:id="220" w:author="marcelo" w:date="2023-05-09T20:12:27Z"/>
          <w:rStyle w:val="72"/>
        </w:rPr>
      </w:pPr>
      <w:ins w:id="221" w:author="marcelo" w:date="2023-05-09T20:12:27Z">
        <w:r>
          <w:rPr>
            <w:rStyle w:val="66"/>
          </w:rPr>
          <w:t>reference =</w:t>
        </w:r>
      </w:ins>
      <w:ins w:id="222" w:author="marcelo" w:date="2023-05-09T20:12:27Z">
        <w:r>
          <w:rPr>
            <w:rStyle w:val="72"/>
          </w:rPr>
          <w:t xml:space="preserve"> manual_ref_tae,</w:t>
        </w:r>
      </w:ins>
      <w:ins w:id="223" w:author="marcelo" w:date="2023-05-09T20:12:27Z">
        <w:r>
          <w:rPr>
            <w:rStyle w:val="72"/>
            <w:rFonts w:hint="default"/>
            <w:lang w:val="en-US"/>
          </w:rPr>
          <w:t xml:space="preserve">   # </w:t>
        </w:r>
      </w:ins>
      <w:ins w:id="224" w:author="marcelo" w:date="2023-05-10T07:08:17Z">
        <w:r>
          <w:rPr>
            <w:rStyle w:val="72"/>
            <w:rFonts w:hint="default"/>
            <w:lang w:val="en-US"/>
          </w:rPr>
          <w:t xml:space="preserve">data frame </w:t>
        </w:r>
      </w:ins>
      <w:ins w:id="225" w:author="marcelo" w:date="2023-05-10T07:08:18Z">
        <w:r>
          <w:rPr>
            <w:rStyle w:val="72"/>
            <w:rFonts w:hint="default"/>
            <w:lang w:val="en-US"/>
          </w:rPr>
          <w:t xml:space="preserve"> w</w:t>
        </w:r>
      </w:ins>
      <w:ins w:id="226" w:author="marcelo" w:date="2023-05-10T07:08:19Z">
        <w:r>
          <w:rPr>
            <w:rStyle w:val="72"/>
            <w:rFonts w:hint="default"/>
            <w:lang w:val="en-US"/>
          </w:rPr>
          <w:t>ith</w:t>
        </w:r>
      </w:ins>
      <w:ins w:id="227" w:author="marcelo" w:date="2023-05-10T07:08:20Z">
        <w:r>
          <w:rPr>
            <w:rStyle w:val="72"/>
            <w:rFonts w:hint="default"/>
            <w:lang w:val="en-US"/>
          </w:rPr>
          <w:t xml:space="preserve"> </w:t>
        </w:r>
      </w:ins>
      <w:ins w:id="228" w:author="marcelo" w:date="2023-05-09T20:12:27Z">
        <w:r>
          <w:rPr>
            <w:rStyle w:val="72"/>
            <w:rFonts w:hint="default"/>
            <w:lang w:val="en-US"/>
          </w:rPr>
          <w:t>annotation</w:t>
        </w:r>
      </w:ins>
      <w:ins w:id="229" w:author="marcelo" w:date="2023-05-10T07:08:21Z">
        <w:r>
          <w:rPr>
            <w:rStyle w:val="72"/>
            <w:rFonts w:hint="default"/>
            <w:lang w:val="en-US"/>
          </w:rPr>
          <w:t>s</w:t>
        </w:r>
      </w:ins>
    </w:p>
    <w:p>
      <w:pPr>
        <w:pStyle w:val="39"/>
        <w:spacing w:after="0"/>
        <w:ind w:firstLine="720"/>
        <w:rPr>
          <w:ins w:id="230" w:author="marcelo" w:date="2023-05-09T20:12:27Z"/>
          <w:rStyle w:val="72"/>
          <w:rFonts w:hint="default"/>
        </w:rPr>
      </w:pPr>
      <w:ins w:id="231" w:author="marcelo" w:date="2023-05-09T20:12:27Z">
        <w:r>
          <w:rPr>
            <w:rStyle w:val="66"/>
          </w:rPr>
          <w:t>detection =</w:t>
        </w:r>
      </w:ins>
      <w:ins w:id="232" w:author="marcelo" w:date="2023-05-09T20:12:27Z">
        <w:r>
          <w:rPr>
            <w:rStyle w:val="72"/>
          </w:rPr>
          <w:t xml:space="preserve"> raven_detec,</w:t>
        </w:r>
      </w:ins>
      <w:ins w:id="233" w:author="marcelo" w:date="2023-05-09T20:12:27Z">
        <w:r>
          <w:rPr>
            <w:rStyle w:val="72"/>
            <w:rFonts w:hint="default"/>
            <w:lang w:val="en-US"/>
          </w:rPr>
          <w:t xml:space="preserve">   </w:t>
        </w:r>
      </w:ins>
      <w:ins w:id="234" w:author="m" w:date="2023-05-10T12:36:53Z">
        <w:r>
          <w:rPr>
            <w:rStyle w:val="72"/>
            <w:rFonts w:hint="default"/>
            <w:lang w:val="en-US"/>
          </w:rPr>
          <w:t># detection data frame to be diagnose</w:t>
        </w:r>
      </w:ins>
      <w:ins w:id="235" w:author="m" w:date="2023-05-10T12:36:53Z">
        <w:r>
          <w:rPr>
            <w:rStyle w:val="72"/>
            <w:rFonts w:hint="default" w:ascii="Consolas"/>
          </w:rPr>
          <w:t>d</w:t>
        </w:r>
      </w:ins>
      <w:ins w:id="236" w:author="marcelo" w:date="2023-05-09T20:12:27Z">
        <w:del w:id="237" w:author="m" w:date="2023-05-10T12:36:53Z">
          <w:r>
            <w:rPr>
              <w:rStyle w:val="72"/>
              <w:rFonts w:hint="default"/>
              <w:lang w:val="en-US"/>
            </w:rPr>
            <w:delText># detection data frame to be diagnose</w:delText>
          </w:r>
        </w:del>
      </w:ins>
    </w:p>
    <w:p>
      <w:pPr>
        <w:pStyle w:val="39"/>
        <w:spacing w:after="0"/>
        <w:ind w:firstLine="720"/>
        <w:rPr>
          <w:ins w:id="238" w:author="m" w:date="2023-05-10T12:37:03Z"/>
          <w:rStyle w:val="72"/>
          <w:rFonts w:hint="default"/>
        </w:rPr>
      </w:pPr>
      <w:ins w:id="239" w:author="marcelo" w:date="2023-05-09T20:12:27Z">
        <w:r>
          <w:rPr>
            <w:rStyle w:val="66"/>
          </w:rPr>
          <w:t>by =</w:t>
        </w:r>
      </w:ins>
      <w:ins w:id="240" w:author="marcelo" w:date="2023-05-09T20:12:27Z">
        <w:r>
          <w:rPr>
            <w:rStyle w:val="72"/>
          </w:rPr>
          <w:t xml:space="preserve"> </w:t>
        </w:r>
      </w:ins>
      <w:ins w:id="241" w:author="marcelo" w:date="2023-05-09T20:12:27Z">
        <w:r>
          <w:rPr>
            <w:rStyle w:val="50"/>
          </w:rPr>
          <w:t>"tuning_parameters"</w:t>
        </w:r>
      </w:ins>
      <w:ins w:id="242" w:author="marcelo" w:date="2023-05-09T20:12:42Z">
        <w:del w:id="243" w:author="m" w:date="2023-05-10T12:36:57Z">
          <w:r>
            <w:rPr>
              <w:rStyle w:val="50"/>
              <w:rFonts w:hint="default"/>
              <w:lang w:val="en-US"/>
            </w:rPr>
            <w:delText>)</w:delText>
          </w:r>
        </w:del>
      </w:ins>
      <w:ins w:id="244" w:author="marcelo" w:date="2023-05-09T20:12:27Z">
        <w:r>
          <w:rPr>
            <w:rStyle w:val="72"/>
          </w:rPr>
          <w:t xml:space="preserve"> </w:t>
        </w:r>
      </w:ins>
      <w:ins w:id="245" w:author="marcelo" w:date="2023-05-09T20:12:27Z">
        <w:r>
          <w:rPr>
            <w:rStyle w:val="72"/>
            <w:rFonts w:hint="default"/>
            <w:lang w:val="en-US"/>
          </w:rPr>
          <w:t xml:space="preserve">   # categorical column name </w:t>
        </w:r>
      </w:ins>
      <w:ins w:id="246" w:author="marcelo" w:date="2023-05-09T20:12:27Z">
        <w:r>
          <w:rPr>
            <w:rStyle w:val="72"/>
            <w:rFonts w:hint="default"/>
          </w:rPr>
          <w:t>indicating</w:t>
        </w:r>
      </w:ins>
      <w:ins w:id="247" w:author="marcelo" w:date="2023-05-09T20:12:27Z">
        <w:r>
          <w:rPr>
            <w:rStyle w:val="72"/>
            <w:rFonts w:hint="default"/>
            <w:lang w:val="en-US"/>
          </w:rPr>
          <w:t xml:space="preserve"> </w:t>
        </w:r>
      </w:ins>
      <w:ins w:id="248" w:author="marcelo" w:date="2023-05-09T20:12:27Z">
        <w:r>
          <w:rPr>
            <w:rStyle w:val="72"/>
            <w:rFonts w:hint="default"/>
          </w:rPr>
          <w:t xml:space="preserve">detections </w:t>
        </w:r>
      </w:ins>
      <w:ins w:id="249" w:author="marcelo" w:date="2023-05-09T20:12:27Z">
        <w:r>
          <w:rPr>
            <w:rStyle w:val="72"/>
            <w:rFonts w:hint="default"/>
            <w:lang w:val="en-US"/>
          </w:rPr>
          <w:t xml:space="preserve">from </w:t>
        </w:r>
      </w:ins>
      <w:ins w:id="250" w:author="marcelo" w:date="2023-05-09T20:12:27Z">
        <w:r>
          <w:rPr>
            <w:rStyle w:val="72"/>
            <w:rFonts w:hint="default"/>
          </w:rPr>
          <w:t>same run</w:t>
        </w:r>
      </w:ins>
    </w:p>
    <w:p>
      <w:pPr>
        <w:pStyle w:val="39"/>
        <w:spacing w:after="0"/>
        <w:ind w:firstLine="720"/>
        <w:rPr>
          <w:ins w:id="251" w:author="marcelo" w:date="2023-05-09T20:12:27Z"/>
          <w:rStyle w:val="72"/>
          <w:rFonts w:hint="default"/>
        </w:rPr>
      </w:pPr>
      <w:ins w:id="252" w:author="m" w:date="2023-05-10T12:37:02Z">
        <w:r>
          <w:rPr>
            <w:rStyle w:val="72"/>
            <w:rFonts w:hint="default" w:ascii="Consolas"/>
          </w:rPr>
          <w:t>)</w:t>
        </w:r>
      </w:ins>
    </w:p>
    <w:p>
      <w:pPr>
        <w:pStyle w:val="39"/>
        <w:rPr>
          <w:ins w:id="253" w:author="marcelo" w:date="2023-05-09T20:12:38Z"/>
          <w:rStyle w:val="72"/>
        </w:rPr>
      </w:pPr>
    </w:p>
    <w:p>
      <w:pPr>
        <w:pStyle w:val="39"/>
        <w:rPr>
          <w:del w:id="254" w:author="marcelo" w:date="2023-05-09T20:12:37Z"/>
        </w:rPr>
      </w:pPr>
      <w:del w:id="255" w:author="marcelo" w:date="2023-05-09T20:12:37Z">
        <w:r>
          <w:rPr>
            <w:rStyle w:val="72"/>
          </w:rPr>
          <w:delText xml:space="preserve">raven_detec </w:delText>
        </w:r>
      </w:del>
      <w:del w:id="256" w:author="marcelo" w:date="2023-05-09T20:12:37Z">
        <w:r>
          <w:rPr>
            <w:rStyle w:val="58"/>
          </w:rPr>
          <w:delText>&lt;-</w:delText>
        </w:r>
      </w:del>
      <w:del w:id="257" w:author="marcelo" w:date="2023-05-09T20:12:37Z">
        <w:r>
          <w:rPr>
            <w:rStyle w:val="72"/>
          </w:rPr>
          <w:delText xml:space="preserve"> </w:delText>
        </w:r>
      </w:del>
      <w:del w:id="258" w:author="marcelo" w:date="2023-05-09T20:12:37Z">
        <w:r>
          <w:rPr>
            <w:rStyle w:val="59"/>
          </w:rPr>
          <w:delText>read.csv</w:delText>
        </w:r>
      </w:del>
      <w:del w:id="259" w:author="marcelo" w:date="2023-05-09T20:12:37Z">
        <w:r>
          <w:rPr>
            <w:rStyle w:val="72"/>
          </w:rPr>
          <w:delText>(</w:delText>
        </w:r>
      </w:del>
      <w:del w:id="260" w:author="marcelo" w:date="2023-05-09T20:12:37Z">
        <w:r>
          <w:rPr>
            <w:rStyle w:val="50"/>
          </w:rPr>
          <w:delText>"combined_raven_detection.csv"</w:delText>
        </w:r>
      </w:del>
      <w:del w:id="261" w:author="marcelo" w:date="2023-05-09T20:12:37Z">
        <w:r>
          <w:rPr>
            <w:rStyle w:val="72"/>
          </w:rPr>
          <w:delText>)</w:delText>
        </w:r>
      </w:del>
      <w:del w:id="262" w:author="marcelo" w:date="2023-05-09T20:12:37Z">
        <w:r>
          <w:rPr/>
          <w:br w:type="textWrapping"/>
        </w:r>
      </w:del>
      <w:del w:id="263" w:author="marcelo" w:date="2023-05-09T20:12:37Z">
        <w:r>
          <w:rPr/>
          <w:br w:type="textWrapping"/>
        </w:r>
      </w:del>
      <w:del w:id="264" w:author="marcelo" w:date="2023-05-09T20:12:37Z">
        <w:r>
          <w:rPr>
            <w:rStyle w:val="59"/>
          </w:rPr>
          <w:delText>diagnose_detection</w:delText>
        </w:r>
      </w:del>
      <w:del w:id="265" w:author="marcelo" w:date="2023-05-09T20:12:37Z">
        <w:r>
          <w:rPr>
            <w:rStyle w:val="72"/>
          </w:rPr>
          <w:delText>(</w:delText>
        </w:r>
      </w:del>
      <w:del w:id="266" w:author="marcelo" w:date="2023-05-09T20:12:37Z">
        <w:r>
          <w:rPr>
            <w:rStyle w:val="66"/>
          </w:rPr>
          <w:delText>reference =</w:delText>
        </w:r>
      </w:del>
      <w:del w:id="267" w:author="marcelo" w:date="2023-05-09T20:12:37Z">
        <w:r>
          <w:rPr>
            <w:rStyle w:val="72"/>
          </w:rPr>
          <w:delText xml:space="preserve"> manual_ref_tae, </w:delText>
        </w:r>
      </w:del>
      <w:del w:id="268" w:author="marcelo" w:date="2023-05-09T20:12:37Z">
        <w:r>
          <w:rPr>
            <w:rStyle w:val="66"/>
          </w:rPr>
          <w:delText>detection =</w:delText>
        </w:r>
      </w:del>
      <w:del w:id="269" w:author="marcelo" w:date="2023-05-09T20:12:37Z">
        <w:r>
          <w:rPr>
            <w:rStyle w:val="72"/>
          </w:rPr>
          <w:delText xml:space="preserve"> raven_detec,</w:delText>
        </w:r>
      </w:del>
      <w:del w:id="270" w:author="marcelo" w:date="2023-05-09T20:12:37Z">
        <w:r>
          <w:rPr/>
          <w:br w:type="textWrapping"/>
        </w:r>
      </w:del>
      <w:del w:id="271" w:author="marcelo" w:date="2023-05-09T20:12:37Z">
        <w:r>
          <w:rPr>
            <w:rStyle w:val="72"/>
          </w:rPr>
          <w:delText xml:space="preserve">    </w:delText>
        </w:r>
      </w:del>
      <w:del w:id="272" w:author="marcelo" w:date="2023-05-09T20:12:37Z">
        <w:r>
          <w:rPr>
            <w:rStyle w:val="66"/>
          </w:rPr>
          <w:delText>by =</w:delText>
        </w:r>
      </w:del>
      <w:del w:id="273" w:author="marcelo" w:date="2023-05-09T20:12:37Z">
        <w:r>
          <w:rPr>
            <w:rStyle w:val="72"/>
          </w:rPr>
          <w:delText xml:space="preserve"> </w:delText>
        </w:r>
      </w:del>
      <w:del w:id="274" w:author="marcelo" w:date="2023-05-09T20:12:37Z">
        <w:r>
          <w:rPr>
            <w:rStyle w:val="50"/>
          </w:rPr>
          <w:delText>"tuning_parameters"</w:delText>
        </w:r>
      </w:del>
      <w:del w:id="275" w:author="marcelo" w:date="2023-05-09T20:12:37Z">
        <w:r>
          <w:rPr>
            <w:rStyle w:val="72"/>
          </w:rPr>
          <w:delText>)</w:delText>
        </w:r>
      </w:del>
    </w:p>
    <w:p>
      <w:pPr>
        <w:pStyle w:val="3"/>
        <w:rPr>
          <w:del w:id="276" w:author="marcelo" w:date="2023-05-09T20:12:37Z"/>
          <w:rFonts w:hint="default" w:ascii="Source Sans Pro" w:hAnsi="Source Sans Pro" w:cs="Source Sans Pro"/>
          <w:color w:val="auto"/>
          <w:sz w:val="24"/>
          <w:szCs w:val="24"/>
        </w:rPr>
      </w:pP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2"/>
        <w:gridCol w:w="890"/>
        <w:gridCol w:w="918"/>
        <w:gridCol w:w="952"/>
        <w:gridCol w:w="900"/>
        <w:gridCol w:w="1057"/>
        <w:gridCol w:w="1428"/>
        <w:gridCol w:w="489"/>
        <w:gridCol w:w="663"/>
        <w:gridCol w:w="6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tuning_parameters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true.positives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false.positives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false.negatives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split.positives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merged.positives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overlap.to.true.positives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recall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precision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b/>
                <w:bCs/>
                <w:kern w:val="0"/>
                <w:sz w:val="18"/>
                <w:szCs w:val="18"/>
                <w:lang w:val="en-US" w:eastAsia="zh-CN" w:bidi="ar"/>
              </w:rPr>
              <w:t xml:space="preserve">f1.score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band: 1-10 kHz; sep: 0.005 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540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69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51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19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43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0.912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0.914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0.887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band: 1-10 kHz; sep: 0.02322 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591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76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44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0.983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1.000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0.886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0.940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band: 1-15 kHz; sep: 0.02322 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590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192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11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75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0.909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0.998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0.754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0.859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band: 1-22 kHz; sep: 0.02322.txt s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579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498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12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29 </w:t>
            </w:r>
          </w:p>
        </w:tc>
        <w:tc>
          <w:tcPr>
            <w:tcW w:w="905"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62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0.868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0.980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0.538 </w:t>
            </w:r>
          </w:p>
        </w:tc>
        <w:tc>
          <w:tcPr>
            <w:tcW w:w="906"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lang w:val="en-US"/>
              </w:rPr>
            </w:pPr>
            <w:r>
              <w:rPr>
                <w:rFonts w:hint="default" w:ascii="Source Sans Pro" w:hAnsi="Source Sans Pro" w:eastAsia="SimSun" w:cs="Source Sans Pro"/>
                <w:kern w:val="0"/>
                <w:sz w:val="18"/>
                <w:szCs w:val="18"/>
                <w:lang w:val="en-US" w:eastAsia="zh-CN" w:bidi="ar"/>
              </w:rPr>
              <w:t xml:space="preserve">0.694 </w:t>
            </w:r>
          </w:p>
        </w:tc>
      </w:tr>
    </w:tbl>
    <w:p>
      <w:pPr>
        <w:pStyle w:val="3"/>
        <w:rPr>
          <w:del w:id="277" w:author="m" w:date="2023-05-08T16:39:26Z"/>
          <w:rFonts w:hint="default" w:ascii="Source Sans Pro" w:hAnsi="Source Sans Pro" w:cs="Source Sans Pro"/>
          <w:color w:val="auto"/>
          <w:sz w:val="24"/>
          <w:szCs w:val="24"/>
          <w:lang w:val="en-US"/>
        </w:rPr>
      </w:pPr>
    </w:p>
    <w:p>
      <w:pPr>
        <w:pStyle w:val="3"/>
        <w:rPr>
          <w:del w:id="278" w:author="m" w:date="2023-05-08T16:39:26Z"/>
          <w:rFonts w:hint="default" w:ascii="Source Sans Pro" w:hAnsi="Source Sans Pro" w:cs="Source Sans Pro"/>
          <w:color w:val="auto"/>
          <w:sz w:val="24"/>
          <w:szCs w:val="24"/>
          <w:lang w:val="en-US"/>
        </w:rPr>
      </w:pPr>
    </w:p>
    <w:p>
      <w:pPr>
        <w:pStyle w:val="3"/>
        <w:rPr>
          <w:ins w:id="279" w:author="marcelo" w:date="2023-05-09T19:45:53Z"/>
          <w:rFonts w:hint="default" w:ascii="Source Sans Pro" w:hAnsi="Source Sans Pro" w:cs="Source Sans Pro"/>
          <w:color w:val="auto"/>
          <w:sz w:val="24"/>
          <w:szCs w:val="24"/>
          <w:lang w:val="en-US"/>
        </w:rPr>
      </w:pPr>
    </w:p>
    <w:p>
      <w:pPr>
        <w:pStyle w:val="3"/>
        <w:rPr>
          <w:rFonts w:hint="default" w:ascii="Source Sans Pro" w:hAnsi="Source Sans Pro" w:cs="Source Sans Pro"/>
          <w:color w:val="auto"/>
          <w:sz w:val="24"/>
          <w:szCs w:val="24"/>
        </w:rPr>
      </w:pPr>
      <w:ins w:id="280" w:author="marcelo" w:date="2023-05-09T19:45:56Z">
        <w:r>
          <w:rPr>
            <w:rFonts w:hint="default" w:ascii="Source Sans Pro" w:hAnsi="Source Sans Pro" w:cs="Source Sans Pro"/>
            <w:color w:val="auto"/>
            <w:rPrChange w:id="281" w:author="marcelo" w:date="2023-05-09T19:45:56Z">
              <w:rPr>
                <w:rFonts w:hint="default"/>
              </w:rPr>
            </w:rPrChange>
          </w:rPr>
          <w:t>The diagnose_detection function employs the maximum bipartite matching algorithm (Csardi &amp; Nepusz, 2006) with optimization achieved through the push-relabel algorithm (Goldberg &amp; Tarjan, 1988). The matching process takes into account the proportion of overlap between candidate detections, using it as a weighting factor. This algorithm aims to maximize the assignment of detections to target sounds, optimizing the matching between detected and reference events. As a result, each reference sound is exclusively associated with a single detection</w:t>
        </w:r>
      </w:ins>
      <w:ins w:id="282" w:author="marcelo" w:date="2023-05-09T19:46:02Z">
        <w:r>
          <w:rPr>
            <w:rFonts w:hint="default" w:ascii="Source Sans Pro" w:hAnsi="Source Sans Pro" w:cs="Source Sans Pro"/>
            <w:color w:val="auto"/>
            <w:lang w:val="en-US"/>
          </w:rPr>
          <w:t xml:space="preserve"> </w:t>
        </w:r>
      </w:ins>
      <w:del w:id="283" w:author="marcelo" w:date="2023-05-09T19:45:53Z">
        <w:r>
          <w:rPr>
            <w:rFonts w:hint="default" w:ascii="Source Sans Pro" w:hAnsi="Source Sans Pro" w:cs="Source Sans Pro"/>
            <w:color w:val="auto"/>
            <w:sz w:val="24"/>
            <w:szCs w:val="24"/>
            <w:lang w:val="en-US"/>
          </w:rPr>
          <w:delText xml:space="preserve">The function </w:delText>
        </w:r>
      </w:del>
      <w:del w:id="284" w:author="marcelo" w:date="2023-05-09T19:45:53Z">
        <w:r>
          <w:rPr>
            <w:rStyle w:val="38"/>
            <w:rFonts w:hint="default" w:ascii="Source Sans Pro" w:hAnsi="Source Sans Pro" w:cs="Source Sans Pro"/>
            <w:color w:val="auto"/>
            <w:sz w:val="24"/>
            <w:szCs w:val="24"/>
            <w:lang w:val="en-US"/>
          </w:rPr>
          <w:delText xml:space="preserve">diagnose_detection </w:delText>
        </w:r>
      </w:del>
      <w:del w:id="285" w:author="marcelo" w:date="2023-05-09T19:45:53Z">
        <w:r>
          <w:rPr>
            <w:rFonts w:hint="default" w:ascii="Source Sans Pro" w:hAnsi="Source Sans Pro" w:cs="Source Sans Pro"/>
            <w:color w:val="auto"/>
            <w:sz w:val="24"/>
            <w:szCs w:val="24"/>
            <w:lang w:val="en-US"/>
          </w:rPr>
          <w:delText>uses bipartite matching graphs (Csardi &amp; Nepusz 2006) to determine optimum matching of detected and reference events, ensuring  that each reference sound is only</w:delText>
        </w:r>
      </w:del>
      <w:del w:id="286" w:author="marcelo" w:date="2023-05-09T19:45:53Z">
        <w:r>
          <w:rPr>
            <w:rFonts w:hint="default" w:ascii="Source Sans Pro" w:hAnsi="Source Sans Pro" w:cs="Source Sans Pro"/>
            <w:color w:val="auto"/>
            <w:sz w:val="24"/>
            <w:szCs w:val="24"/>
          </w:rPr>
          <w:delText xml:space="preserve"> be </w:delText>
        </w:r>
      </w:del>
      <w:del w:id="287" w:author="marcelo" w:date="2023-05-09T19:45:53Z">
        <w:r>
          <w:rPr>
            <w:rFonts w:hint="default" w:ascii="Source Sans Pro" w:hAnsi="Source Sans Pro" w:cs="Source Sans Pro"/>
            <w:color w:val="auto"/>
            <w:sz w:val="24"/>
            <w:szCs w:val="24"/>
            <w:lang w:val="en-US"/>
          </w:rPr>
          <w:delText xml:space="preserve">matched to a single detection </w:delText>
        </w:r>
      </w:del>
      <w:r>
        <w:rPr>
          <w:rFonts w:hint="default" w:ascii="Source Sans Pro" w:hAnsi="Source Sans Pro" w:cs="Source Sans Pro"/>
          <w:color w:val="auto"/>
          <w:sz w:val="24"/>
          <w:szCs w:val="24"/>
          <w:lang w:val="en-US"/>
        </w:rPr>
        <w:t>(Lostanlen et al. 2019).</w:t>
      </w:r>
      <w:ins w:id="288" w:author="m" w:date="2023-05-09T15:41:58Z">
        <w:r>
          <w:rPr>
            <w:rFonts w:hint="default" w:ascii="Source Sans Pro" w:hAnsi="Source Sans Pro" w:cs="Source Sans Pro"/>
            <w:color w:val="auto"/>
            <w:sz w:val="24"/>
            <w:szCs w:val="24"/>
          </w:rPr>
          <w:t xml:space="preserve"> T</w:t>
        </w:r>
      </w:ins>
      <w:ins w:id="289" w:author="m" w:date="2023-05-09T15:41:59Z">
        <w:r>
          <w:rPr>
            <w:rFonts w:hint="default" w:ascii="Source Sans Pro" w:hAnsi="Source Sans Pro" w:cs="Source Sans Pro"/>
            <w:color w:val="auto"/>
            <w:sz w:val="24"/>
            <w:szCs w:val="24"/>
          </w:rPr>
          <w:t>he argu</w:t>
        </w:r>
      </w:ins>
      <w:ins w:id="290" w:author="m" w:date="2023-05-09T15:42:00Z">
        <w:r>
          <w:rPr>
            <w:rFonts w:hint="default" w:ascii="Source Sans Pro" w:hAnsi="Source Sans Pro" w:cs="Source Sans Pro"/>
            <w:color w:val="auto"/>
            <w:sz w:val="24"/>
            <w:szCs w:val="24"/>
          </w:rPr>
          <w:t xml:space="preserve">ment </w:t>
        </w:r>
      </w:ins>
      <w:ins w:id="291" w:author="m" w:date="2023-05-09T15:42:26Z">
        <w:r>
          <w:rPr>
            <w:rFonts w:hint="default" w:ascii="Source Sans Pro" w:hAnsi="Source Sans Pro" w:cs="Source Sans Pro"/>
            <w:color w:val="auto"/>
            <w:sz w:val="24"/>
            <w:szCs w:val="24"/>
          </w:rPr>
          <w:t>'</w:t>
        </w:r>
      </w:ins>
      <w:ins w:id="292" w:author="m" w:date="2023-05-09T15:42:28Z">
        <w:r>
          <w:rPr>
            <w:rFonts w:hint="default" w:ascii="Source Sans Pro" w:hAnsi="Source Sans Pro" w:cs="Source Sans Pro"/>
            <w:color w:val="auto"/>
            <w:sz w:val="24"/>
            <w:szCs w:val="24"/>
          </w:rPr>
          <w:t>b</w:t>
        </w:r>
      </w:ins>
      <w:ins w:id="293" w:author="m" w:date="2023-05-09T15:42:29Z">
        <w:r>
          <w:rPr>
            <w:rFonts w:hint="default" w:ascii="Source Sans Pro" w:hAnsi="Source Sans Pro" w:cs="Source Sans Pro"/>
            <w:color w:val="auto"/>
            <w:sz w:val="24"/>
            <w:szCs w:val="24"/>
          </w:rPr>
          <w:t>y</w:t>
        </w:r>
      </w:ins>
      <w:ins w:id="294" w:author="m" w:date="2023-05-09T15:42:35Z">
        <w:r>
          <w:rPr>
            <w:rFonts w:hint="default" w:ascii="Source Sans Pro" w:hAnsi="Source Sans Pro" w:cs="Source Sans Pro"/>
            <w:color w:val="auto"/>
            <w:sz w:val="24"/>
            <w:szCs w:val="24"/>
          </w:rPr>
          <w:t>'</w:t>
        </w:r>
      </w:ins>
      <w:ins w:id="295" w:author="marcelo" w:date="2023-05-09T19:38:39Z">
        <w:r>
          <w:rPr>
            <w:rFonts w:hint="default" w:ascii="Source Sans Pro" w:hAnsi="Source Sans Pro" w:cs="Source Sans Pro"/>
            <w:color w:val="auto"/>
            <w:sz w:val="24"/>
            <w:szCs w:val="24"/>
            <w:lang w:val="en-US"/>
          </w:rPr>
          <w:t xml:space="preserve"> i</w:t>
        </w:r>
      </w:ins>
      <w:ins w:id="296" w:author="marcelo" w:date="2023-05-09T19:38:40Z">
        <w:r>
          <w:rPr>
            <w:rFonts w:hint="default" w:ascii="Source Sans Pro" w:hAnsi="Source Sans Pro" w:cs="Source Sans Pro"/>
            <w:color w:val="auto"/>
            <w:sz w:val="24"/>
            <w:szCs w:val="24"/>
            <w:lang w:val="en-US"/>
          </w:rPr>
          <w:t xml:space="preserve">n </w:t>
        </w:r>
      </w:ins>
      <w:ins w:id="297" w:author="marcelo" w:date="2023-05-09T19:38:41Z">
        <w:r>
          <w:rPr>
            <w:rFonts w:hint="default" w:ascii="Source Sans Pro" w:hAnsi="Source Sans Pro" w:cs="Source Sans Pro"/>
            <w:color w:val="auto"/>
            <w:sz w:val="24"/>
            <w:szCs w:val="24"/>
            <w:lang w:val="en-US"/>
          </w:rPr>
          <w:t>the code a</w:t>
        </w:r>
      </w:ins>
      <w:ins w:id="298" w:author="marcelo" w:date="2023-05-09T19:38:42Z">
        <w:r>
          <w:rPr>
            <w:rFonts w:hint="default" w:ascii="Source Sans Pro" w:hAnsi="Source Sans Pro" w:cs="Source Sans Pro"/>
            <w:color w:val="auto"/>
            <w:sz w:val="24"/>
            <w:szCs w:val="24"/>
            <w:lang w:val="en-US"/>
          </w:rPr>
          <w:t>bove</w:t>
        </w:r>
      </w:ins>
      <w:ins w:id="299" w:author="m" w:date="2023-05-09T15:42:36Z">
        <w:r>
          <w:rPr>
            <w:rFonts w:hint="default" w:ascii="Source Sans Pro" w:hAnsi="Source Sans Pro" w:cs="Source Sans Pro"/>
            <w:color w:val="auto"/>
            <w:sz w:val="24"/>
            <w:szCs w:val="24"/>
          </w:rPr>
          <w:t xml:space="preserve"> </w:t>
        </w:r>
      </w:ins>
      <w:ins w:id="300" w:author="m" w:date="2023-05-09T15:42:41Z">
        <w:r>
          <w:rPr>
            <w:rFonts w:hint="default" w:ascii="Source Sans Pro" w:hAnsi="Source Sans Pro" w:cs="Source Sans Pro"/>
            <w:color w:val="auto"/>
            <w:sz w:val="24"/>
            <w:szCs w:val="24"/>
          </w:rPr>
          <w:t>all</w:t>
        </w:r>
      </w:ins>
      <w:ins w:id="301" w:author="m" w:date="2023-05-09T15:42:42Z">
        <w:r>
          <w:rPr>
            <w:rFonts w:hint="default" w:ascii="Source Sans Pro" w:hAnsi="Source Sans Pro" w:cs="Source Sans Pro"/>
            <w:color w:val="auto"/>
            <w:sz w:val="24"/>
            <w:szCs w:val="24"/>
          </w:rPr>
          <w:t>ow</w:t>
        </w:r>
      </w:ins>
      <w:ins w:id="302" w:author="marcelo" w:date="2023-05-09T19:38:48Z">
        <w:r>
          <w:rPr>
            <w:rFonts w:hint="default" w:ascii="Source Sans Pro" w:hAnsi="Source Sans Pro" w:cs="Source Sans Pro"/>
            <w:color w:val="auto"/>
            <w:sz w:val="24"/>
            <w:szCs w:val="24"/>
            <w:lang w:val="en-US"/>
          </w:rPr>
          <w:t>s</w:t>
        </w:r>
      </w:ins>
      <w:ins w:id="303" w:author="m" w:date="2023-05-09T15:42:42Z">
        <w:r>
          <w:rPr>
            <w:rFonts w:hint="default" w:ascii="Source Sans Pro" w:hAnsi="Source Sans Pro" w:cs="Source Sans Pro"/>
            <w:color w:val="auto"/>
            <w:sz w:val="24"/>
            <w:szCs w:val="24"/>
          </w:rPr>
          <w:t xml:space="preserve"> u</w:t>
        </w:r>
      </w:ins>
      <w:ins w:id="304" w:author="m" w:date="2023-05-09T15:42:43Z">
        <w:r>
          <w:rPr>
            <w:rFonts w:hint="default" w:ascii="Source Sans Pro" w:hAnsi="Source Sans Pro" w:cs="Source Sans Pro"/>
            <w:color w:val="auto"/>
            <w:sz w:val="24"/>
            <w:szCs w:val="24"/>
          </w:rPr>
          <w:t>sers to</w:t>
        </w:r>
      </w:ins>
      <w:ins w:id="305" w:author="m" w:date="2023-05-09T15:42:44Z">
        <w:r>
          <w:rPr>
            <w:rFonts w:hint="default" w:ascii="Source Sans Pro" w:hAnsi="Source Sans Pro" w:cs="Source Sans Pro"/>
            <w:color w:val="auto"/>
            <w:sz w:val="24"/>
            <w:szCs w:val="24"/>
          </w:rPr>
          <w:t xml:space="preserve"> </w:t>
        </w:r>
      </w:ins>
      <w:ins w:id="306" w:author="m" w:date="2023-05-09T15:42:45Z">
        <w:r>
          <w:rPr>
            <w:rFonts w:hint="default" w:ascii="Source Sans Pro" w:hAnsi="Source Sans Pro" w:cs="Source Sans Pro"/>
            <w:color w:val="auto"/>
            <w:sz w:val="24"/>
            <w:szCs w:val="24"/>
          </w:rPr>
          <w:t>d</w:t>
        </w:r>
      </w:ins>
      <w:ins w:id="307" w:author="m" w:date="2023-05-09T15:42:46Z">
        <w:r>
          <w:rPr>
            <w:rFonts w:hint="default" w:ascii="Source Sans Pro" w:hAnsi="Source Sans Pro" w:cs="Source Sans Pro"/>
            <w:color w:val="auto"/>
            <w:sz w:val="24"/>
            <w:szCs w:val="24"/>
          </w:rPr>
          <w:t>efined</w:t>
        </w:r>
      </w:ins>
      <w:ins w:id="308" w:author="m" w:date="2023-05-09T15:42:47Z">
        <w:r>
          <w:rPr>
            <w:rFonts w:hint="default" w:ascii="Source Sans Pro" w:hAnsi="Source Sans Pro" w:cs="Source Sans Pro"/>
            <w:color w:val="auto"/>
            <w:sz w:val="24"/>
            <w:szCs w:val="24"/>
          </w:rPr>
          <w:t xml:space="preserve"> a</w:t>
        </w:r>
      </w:ins>
      <w:ins w:id="309" w:author="m" w:date="2023-05-09T15:42:48Z">
        <w:r>
          <w:rPr>
            <w:rFonts w:hint="default" w:ascii="Source Sans Pro" w:hAnsi="Source Sans Pro" w:cs="Source Sans Pro"/>
            <w:color w:val="auto"/>
            <w:sz w:val="24"/>
            <w:szCs w:val="24"/>
          </w:rPr>
          <w:t xml:space="preserve"> </w:t>
        </w:r>
      </w:ins>
      <w:ins w:id="310" w:author="m" w:date="2023-05-09T15:42:58Z">
        <w:r>
          <w:rPr>
            <w:rFonts w:hint="default" w:ascii="Source Sans Pro" w:hAnsi="Source Sans Pro" w:cs="Source Sans Pro"/>
            <w:color w:val="auto"/>
            <w:sz w:val="24"/>
            <w:szCs w:val="24"/>
          </w:rPr>
          <w:t>co</w:t>
        </w:r>
      </w:ins>
      <w:ins w:id="311" w:author="m" w:date="2023-05-09T15:42:59Z">
        <w:r>
          <w:rPr>
            <w:rFonts w:hint="default" w:ascii="Source Sans Pro" w:hAnsi="Source Sans Pro" w:cs="Source Sans Pro"/>
            <w:color w:val="auto"/>
            <w:sz w:val="24"/>
            <w:szCs w:val="24"/>
          </w:rPr>
          <w:t>lumn</w:t>
        </w:r>
      </w:ins>
      <w:ins w:id="312" w:author="m" w:date="2023-05-09T15:43:02Z">
        <w:r>
          <w:rPr>
            <w:rFonts w:hint="default" w:ascii="Source Sans Pro" w:hAnsi="Source Sans Pro" w:cs="Source Sans Pro"/>
            <w:color w:val="auto"/>
            <w:sz w:val="24"/>
            <w:szCs w:val="24"/>
          </w:rPr>
          <w:t xml:space="preserve"> </w:t>
        </w:r>
      </w:ins>
      <w:ins w:id="313" w:author="m" w:date="2023-05-09T15:43:08Z">
        <w:r>
          <w:rPr>
            <w:rFonts w:hint="default" w:ascii="Source Sans Pro" w:hAnsi="Source Sans Pro" w:cs="Source Sans Pro"/>
            <w:color w:val="auto"/>
            <w:sz w:val="24"/>
            <w:szCs w:val="24"/>
          </w:rPr>
          <w:t>indic</w:t>
        </w:r>
      </w:ins>
      <w:ins w:id="314" w:author="m" w:date="2023-05-09T15:43:09Z">
        <w:r>
          <w:rPr>
            <w:rFonts w:hint="default" w:ascii="Source Sans Pro" w:hAnsi="Source Sans Pro" w:cs="Source Sans Pro"/>
            <w:color w:val="auto"/>
            <w:sz w:val="24"/>
            <w:szCs w:val="24"/>
          </w:rPr>
          <w:t>a</w:t>
        </w:r>
      </w:ins>
      <w:ins w:id="315" w:author="m" w:date="2023-05-09T15:43:10Z">
        <w:r>
          <w:rPr>
            <w:rFonts w:hint="default" w:ascii="Source Sans Pro" w:hAnsi="Source Sans Pro" w:cs="Source Sans Pro"/>
            <w:color w:val="auto"/>
            <w:sz w:val="24"/>
            <w:szCs w:val="24"/>
          </w:rPr>
          <w:t xml:space="preserve">ting </w:t>
        </w:r>
      </w:ins>
      <w:ins w:id="316" w:author="m" w:date="2023-05-09T15:43:11Z">
        <w:r>
          <w:rPr>
            <w:rFonts w:hint="default" w:ascii="Source Sans Pro" w:hAnsi="Source Sans Pro" w:cs="Source Sans Pro"/>
            <w:color w:val="auto"/>
            <w:sz w:val="24"/>
            <w:szCs w:val="24"/>
          </w:rPr>
          <w:t>whic</w:t>
        </w:r>
      </w:ins>
      <w:ins w:id="317" w:author="m" w:date="2023-05-09T15:43:12Z">
        <w:r>
          <w:rPr>
            <w:rFonts w:hint="default" w:ascii="Source Sans Pro" w:hAnsi="Source Sans Pro" w:cs="Source Sans Pro"/>
            <w:color w:val="auto"/>
            <w:sz w:val="24"/>
            <w:szCs w:val="24"/>
          </w:rPr>
          <w:t xml:space="preserve">h </w:t>
        </w:r>
      </w:ins>
      <w:ins w:id="318" w:author="m" w:date="2023-05-09T15:43:34Z">
        <w:r>
          <w:rPr>
            <w:rFonts w:hint="default" w:ascii="Source Sans Pro" w:hAnsi="Source Sans Pro" w:cs="Source Sans Pro"/>
            <w:color w:val="auto"/>
            <w:sz w:val="24"/>
            <w:szCs w:val="24"/>
          </w:rPr>
          <w:t>dete</w:t>
        </w:r>
      </w:ins>
      <w:ins w:id="319" w:author="m" w:date="2023-05-09T15:43:35Z">
        <w:r>
          <w:rPr>
            <w:rFonts w:hint="default" w:ascii="Source Sans Pro" w:hAnsi="Source Sans Pro" w:cs="Source Sans Pro"/>
            <w:color w:val="auto"/>
            <w:sz w:val="24"/>
            <w:szCs w:val="24"/>
          </w:rPr>
          <w:t>ction</w:t>
        </w:r>
      </w:ins>
      <w:ins w:id="320" w:author="m" w:date="2023-05-09T15:43:36Z">
        <w:r>
          <w:rPr>
            <w:rFonts w:hint="default" w:ascii="Source Sans Pro" w:hAnsi="Source Sans Pro" w:cs="Source Sans Pro"/>
            <w:color w:val="auto"/>
            <w:sz w:val="24"/>
            <w:szCs w:val="24"/>
          </w:rPr>
          <w:t>s (</w:t>
        </w:r>
      </w:ins>
      <w:ins w:id="321" w:author="m" w:date="2023-05-09T15:43:37Z">
        <w:r>
          <w:rPr>
            <w:rFonts w:hint="default" w:ascii="Source Sans Pro" w:hAnsi="Source Sans Pro" w:cs="Source Sans Pro"/>
            <w:color w:val="auto"/>
            <w:sz w:val="24"/>
            <w:szCs w:val="24"/>
          </w:rPr>
          <w:t>i</w:t>
        </w:r>
      </w:ins>
      <w:ins w:id="322" w:author="m" w:date="2023-05-09T15:43:38Z">
        <w:r>
          <w:rPr>
            <w:rFonts w:hint="default" w:ascii="Source Sans Pro" w:hAnsi="Source Sans Pro" w:cs="Source Sans Pro"/>
            <w:color w:val="auto"/>
            <w:sz w:val="24"/>
            <w:szCs w:val="24"/>
          </w:rPr>
          <w:t>.e.</w:t>
        </w:r>
      </w:ins>
      <w:ins w:id="323" w:author="m" w:date="2023-05-09T15:43:39Z">
        <w:r>
          <w:rPr>
            <w:rFonts w:hint="default" w:ascii="Source Sans Pro" w:hAnsi="Source Sans Pro" w:cs="Source Sans Pro"/>
            <w:color w:val="auto"/>
            <w:sz w:val="24"/>
            <w:szCs w:val="24"/>
          </w:rPr>
          <w:t xml:space="preserve"> </w:t>
        </w:r>
      </w:ins>
      <w:ins w:id="324" w:author="m" w:date="2023-05-09T15:43:15Z">
        <w:r>
          <w:rPr>
            <w:rFonts w:hint="default" w:ascii="Source Sans Pro" w:hAnsi="Source Sans Pro" w:cs="Source Sans Pro"/>
            <w:color w:val="auto"/>
            <w:sz w:val="24"/>
            <w:szCs w:val="24"/>
          </w:rPr>
          <w:t>r</w:t>
        </w:r>
      </w:ins>
      <w:ins w:id="325" w:author="m" w:date="2023-05-09T15:43:16Z">
        <w:r>
          <w:rPr>
            <w:rFonts w:hint="default" w:ascii="Source Sans Pro" w:hAnsi="Source Sans Pro" w:cs="Source Sans Pro"/>
            <w:color w:val="auto"/>
            <w:sz w:val="24"/>
            <w:szCs w:val="24"/>
          </w:rPr>
          <w:t>ows</w:t>
        </w:r>
      </w:ins>
      <w:ins w:id="326" w:author="m" w:date="2023-05-09T15:43:43Z">
        <w:r>
          <w:rPr>
            <w:rFonts w:hint="default" w:ascii="Source Sans Pro" w:hAnsi="Source Sans Pro" w:cs="Source Sans Pro"/>
            <w:color w:val="auto"/>
            <w:sz w:val="24"/>
            <w:szCs w:val="24"/>
          </w:rPr>
          <w:t>)</w:t>
        </w:r>
      </w:ins>
      <w:ins w:id="327" w:author="m" w:date="2023-05-09T15:43:16Z">
        <w:r>
          <w:rPr>
            <w:rFonts w:hint="default" w:ascii="Source Sans Pro" w:hAnsi="Source Sans Pro" w:cs="Source Sans Pro"/>
            <w:color w:val="auto"/>
            <w:sz w:val="24"/>
            <w:szCs w:val="24"/>
          </w:rPr>
          <w:t xml:space="preserve"> b</w:t>
        </w:r>
      </w:ins>
      <w:ins w:id="328" w:author="m" w:date="2023-05-09T15:43:17Z">
        <w:r>
          <w:rPr>
            <w:rFonts w:hint="default" w:ascii="Source Sans Pro" w:hAnsi="Source Sans Pro" w:cs="Source Sans Pro"/>
            <w:color w:val="auto"/>
            <w:sz w:val="24"/>
            <w:szCs w:val="24"/>
          </w:rPr>
          <w:t>elong t</w:t>
        </w:r>
      </w:ins>
      <w:ins w:id="329" w:author="m" w:date="2023-05-09T15:43:18Z">
        <w:r>
          <w:rPr>
            <w:rFonts w:hint="default" w:ascii="Source Sans Pro" w:hAnsi="Source Sans Pro" w:cs="Source Sans Pro"/>
            <w:color w:val="auto"/>
            <w:sz w:val="24"/>
            <w:szCs w:val="24"/>
          </w:rPr>
          <w:t>o th</w:t>
        </w:r>
      </w:ins>
      <w:ins w:id="330" w:author="m" w:date="2023-05-09T15:43:19Z">
        <w:r>
          <w:rPr>
            <w:rFonts w:hint="default" w:ascii="Source Sans Pro" w:hAnsi="Source Sans Pro" w:cs="Source Sans Pro"/>
            <w:color w:val="auto"/>
            <w:sz w:val="24"/>
            <w:szCs w:val="24"/>
          </w:rPr>
          <w:t>e sam</w:t>
        </w:r>
      </w:ins>
      <w:ins w:id="331" w:author="m" w:date="2023-05-09T15:43:20Z">
        <w:r>
          <w:rPr>
            <w:rFonts w:hint="default" w:ascii="Source Sans Pro" w:hAnsi="Source Sans Pro" w:cs="Source Sans Pro"/>
            <w:color w:val="auto"/>
            <w:sz w:val="24"/>
            <w:szCs w:val="24"/>
          </w:rPr>
          <w:t xml:space="preserve">e </w:t>
        </w:r>
      </w:ins>
      <w:ins w:id="332" w:author="m" w:date="2023-05-09T15:43:21Z">
        <w:r>
          <w:rPr>
            <w:rFonts w:hint="default" w:ascii="Source Sans Pro" w:hAnsi="Source Sans Pro" w:cs="Source Sans Pro"/>
            <w:color w:val="auto"/>
            <w:sz w:val="24"/>
            <w:szCs w:val="24"/>
          </w:rPr>
          <w:t>ru</w:t>
        </w:r>
      </w:ins>
      <w:ins w:id="333" w:author="m" w:date="2023-05-09T15:43:22Z">
        <w:r>
          <w:rPr>
            <w:rFonts w:hint="default" w:ascii="Source Sans Pro" w:hAnsi="Source Sans Pro" w:cs="Source Sans Pro"/>
            <w:color w:val="auto"/>
            <w:sz w:val="24"/>
            <w:szCs w:val="24"/>
          </w:rPr>
          <w:t>n.</w:t>
        </w:r>
      </w:ins>
      <w:ins w:id="334" w:author="m" w:date="2023-05-09T15:43:23Z">
        <w:r>
          <w:rPr>
            <w:rFonts w:hint="default" w:ascii="Source Sans Pro" w:hAnsi="Source Sans Pro" w:cs="Source Sans Pro"/>
            <w:color w:val="auto"/>
            <w:sz w:val="24"/>
            <w:szCs w:val="24"/>
          </w:rPr>
          <w:t xml:space="preserve"> </w:t>
        </w:r>
      </w:ins>
    </w:p>
    <w:p>
      <w:pPr>
        <w:pStyle w:val="3"/>
        <w:rPr>
          <w:del w:id="335" w:author="m" w:date="2023-05-08T16:35:41Z"/>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shows the indices described above, plus three additional metrics specific to sound event detection: 'split positives', 'merge</w:t>
      </w:r>
      <w:ins w:id="336" w:author="marcelo" w:date="2023-05-18T16:21:24Z">
        <w:r>
          <w:rPr>
            <w:rFonts w:hint="default" w:ascii="Source Sans Pro" w:hAnsi="Source Sans Pro" w:cs="Source Sans Pro"/>
            <w:color w:val="auto"/>
            <w:sz w:val="24"/>
            <w:szCs w:val="24"/>
            <w:lang w:val="en-US"/>
          </w:rPr>
          <w:t>d</w:t>
        </w:r>
      </w:ins>
      <w:r>
        <w:rPr>
          <w:rFonts w:hint="default" w:ascii="Source Sans Pro" w:hAnsi="Source Sans Pro" w:cs="Source Sans Pro"/>
          <w:color w:val="auto"/>
          <w:sz w:val="24"/>
          <w:szCs w:val="24"/>
        </w:rPr>
        <w:t xml:space="preserve"> positives', and 'overlap to true positives'. 'Split positives' is the number of </w:t>
      </w:r>
      <w:ins w:id="337" w:author="marcelo" w:date="2023-05-18T16:30:58Z">
        <w:r>
          <w:rPr>
            <w:rFonts w:hint="default" w:ascii="Source Sans Pro" w:hAnsi="Source Sans Pro" w:cs="Source Sans Pro"/>
            <w:color w:val="auto"/>
            <w:sz w:val="24"/>
            <w:szCs w:val="24"/>
            <w:lang w:val="en-US"/>
          </w:rPr>
          <w:t>detections overlapping reference sounds that also overlap with other detections.</w:t>
        </w:r>
      </w:ins>
      <w:del w:id="338" w:author="marcelo" w:date="2023-05-18T16:30:58Z">
        <w:r>
          <w:rPr>
            <w:rFonts w:hint="default" w:ascii="Source Sans Pro" w:hAnsi="Source Sans Pro" w:cs="Source Sans Pro"/>
            <w:color w:val="auto"/>
            <w:sz w:val="24"/>
            <w:szCs w:val="24"/>
            <w:lang w:val="en-US"/>
          </w:rPr>
          <w:delText>reference sounds overlapped by more than one detection</w:delText>
        </w:r>
      </w:del>
      <w:r>
        <w:rPr>
          <w:rFonts w:hint="default" w:ascii="Source Sans Pro" w:hAnsi="Source Sans Pro" w:cs="Source Sans Pro"/>
          <w:color w:val="auto"/>
          <w:sz w:val="24"/>
          <w:szCs w:val="24"/>
        </w:rPr>
        <w:t>, 'merge</w:t>
      </w:r>
      <w:ins w:id="339" w:author="marcelo" w:date="2023-05-18T16:21:37Z">
        <w:r>
          <w:rPr>
            <w:rFonts w:hint="default" w:ascii="Source Sans Pro" w:hAnsi="Source Sans Pro" w:cs="Source Sans Pro"/>
            <w:color w:val="auto"/>
            <w:sz w:val="24"/>
            <w:szCs w:val="24"/>
            <w:lang w:val="en-US"/>
          </w:rPr>
          <w:t>d</w:t>
        </w:r>
      </w:ins>
      <w:r>
        <w:rPr>
          <w:rFonts w:hint="default" w:ascii="Source Sans Pro" w:hAnsi="Source Sans Pro" w:cs="Source Sans Pro"/>
          <w:color w:val="auto"/>
          <w:sz w:val="24"/>
          <w:szCs w:val="24"/>
        </w:rPr>
        <w:t xml:space="preserve"> positives' is the number of </w:t>
      </w:r>
      <w:del w:id="340" w:author="marcelo" w:date="2023-05-18T16:22:52Z">
        <w:r>
          <w:rPr>
            <w:rFonts w:hint="default" w:ascii="Source Sans Pro" w:hAnsi="Source Sans Pro" w:cs="Source Sans Pro"/>
            <w:color w:val="auto"/>
            <w:sz w:val="24"/>
            <w:szCs w:val="24"/>
            <w:lang w:val="en-US"/>
          </w:rPr>
          <w:delText xml:space="preserve">detected sounds </w:delText>
        </w:r>
      </w:del>
      <w:ins w:id="341" w:author="marcelo" w:date="2023-05-18T16:22:52Z">
        <w:r>
          <w:rPr>
            <w:rFonts w:hint="default" w:ascii="Source Sans Pro" w:hAnsi="Source Sans Pro" w:cs="Source Sans Pro"/>
            <w:color w:val="auto"/>
            <w:sz w:val="24"/>
            <w:szCs w:val="24"/>
            <w:lang w:val="en-US"/>
          </w:rPr>
          <w:t>det</w:t>
        </w:r>
      </w:ins>
      <w:ins w:id="342" w:author="marcelo" w:date="2023-05-18T16:22:53Z">
        <w:r>
          <w:rPr>
            <w:rFonts w:hint="default" w:ascii="Source Sans Pro" w:hAnsi="Source Sans Pro" w:cs="Source Sans Pro"/>
            <w:color w:val="auto"/>
            <w:sz w:val="24"/>
            <w:szCs w:val="24"/>
            <w:lang w:val="en-US"/>
          </w:rPr>
          <w:t>ections</w:t>
        </w:r>
      </w:ins>
      <w:ins w:id="343" w:author="marcelo" w:date="2023-05-18T16:22:54Z">
        <w:r>
          <w:rPr>
            <w:rFonts w:hint="default" w:ascii="Source Sans Pro" w:hAnsi="Source Sans Pro" w:cs="Source Sans Pro"/>
            <w:color w:val="auto"/>
            <w:sz w:val="24"/>
            <w:szCs w:val="24"/>
            <w:lang w:val="en-US"/>
          </w:rPr>
          <w:t xml:space="preserve"> </w:t>
        </w:r>
      </w:ins>
      <w:ins w:id="344" w:author="marcelo" w:date="2023-05-18T16:22:22Z">
        <w:r>
          <w:rPr>
            <w:rFonts w:hint="default" w:ascii="Source Sans Pro" w:hAnsi="Source Sans Pro" w:cs="Source Sans Pro"/>
            <w:color w:val="auto"/>
            <w:sz w:val="24"/>
            <w:szCs w:val="24"/>
            <w:lang w:val="en-US"/>
          </w:rPr>
          <w:t>that</w:t>
        </w:r>
      </w:ins>
      <w:ins w:id="345" w:author="marcelo" w:date="2023-05-18T16:22:23Z">
        <w:r>
          <w:rPr>
            <w:rFonts w:hint="default" w:ascii="Source Sans Pro" w:hAnsi="Source Sans Pro" w:cs="Source Sans Pro"/>
            <w:color w:val="auto"/>
            <w:sz w:val="24"/>
            <w:szCs w:val="24"/>
            <w:lang w:val="en-US"/>
          </w:rPr>
          <w:t xml:space="preserve"> </w:t>
        </w:r>
      </w:ins>
      <w:del w:id="346" w:author="marcelo" w:date="2023-05-18T16:22:32Z">
        <w:r>
          <w:rPr>
            <w:rFonts w:hint="default" w:ascii="Source Sans Pro" w:hAnsi="Source Sans Pro" w:cs="Source Sans Pro"/>
            <w:color w:val="auto"/>
            <w:sz w:val="24"/>
            <w:szCs w:val="24"/>
            <w:lang w:val="en-US"/>
          </w:rPr>
          <w:delText>overlapping with another detection</w:delText>
        </w:r>
      </w:del>
      <w:ins w:id="347" w:author="marcelo" w:date="2023-05-18T16:22:32Z">
        <w:r>
          <w:rPr>
            <w:rFonts w:hint="default" w:ascii="Source Sans Pro" w:hAnsi="Source Sans Pro" w:cs="Source Sans Pro"/>
            <w:color w:val="auto"/>
            <w:sz w:val="24"/>
            <w:szCs w:val="24"/>
            <w:lang w:val="en-US"/>
          </w:rPr>
          <w:t>overla</w:t>
        </w:r>
      </w:ins>
      <w:ins w:id="348" w:author="marcelo" w:date="2023-05-18T16:22:33Z">
        <w:r>
          <w:rPr>
            <w:rFonts w:hint="default" w:ascii="Source Sans Pro" w:hAnsi="Source Sans Pro" w:cs="Source Sans Pro"/>
            <w:color w:val="auto"/>
            <w:sz w:val="24"/>
            <w:szCs w:val="24"/>
            <w:lang w:val="en-US"/>
          </w:rPr>
          <w:t xml:space="preserve">p </w:t>
        </w:r>
      </w:ins>
      <w:ins w:id="349" w:author="marcelo" w:date="2023-05-18T16:22:42Z">
        <w:r>
          <w:rPr>
            <w:rFonts w:hint="default" w:ascii="Source Sans Pro" w:hAnsi="Source Sans Pro" w:cs="Source Sans Pro"/>
            <w:color w:val="auto"/>
            <w:sz w:val="24"/>
            <w:szCs w:val="24"/>
            <w:lang w:val="en-US"/>
          </w:rPr>
          <w:t>more</w:t>
        </w:r>
      </w:ins>
      <w:ins w:id="350" w:author="marcelo" w:date="2023-05-18T16:22:43Z">
        <w:r>
          <w:rPr>
            <w:rFonts w:hint="default" w:ascii="Source Sans Pro" w:hAnsi="Source Sans Pro" w:cs="Source Sans Pro"/>
            <w:color w:val="auto"/>
            <w:sz w:val="24"/>
            <w:szCs w:val="24"/>
            <w:lang w:val="en-US"/>
          </w:rPr>
          <w:t xml:space="preserve"> than o</w:t>
        </w:r>
      </w:ins>
      <w:ins w:id="351" w:author="marcelo" w:date="2023-05-18T16:22:44Z">
        <w:r>
          <w:rPr>
            <w:rFonts w:hint="default" w:ascii="Source Sans Pro" w:hAnsi="Source Sans Pro" w:cs="Source Sans Pro"/>
            <w:color w:val="auto"/>
            <w:sz w:val="24"/>
            <w:szCs w:val="24"/>
            <w:lang w:val="en-US"/>
          </w:rPr>
          <w:t>ne ref</w:t>
        </w:r>
      </w:ins>
      <w:ins w:id="352" w:author="marcelo" w:date="2023-05-18T16:22:45Z">
        <w:r>
          <w:rPr>
            <w:rFonts w:hint="default" w:ascii="Source Sans Pro" w:hAnsi="Source Sans Pro" w:cs="Source Sans Pro"/>
            <w:color w:val="auto"/>
            <w:sz w:val="24"/>
            <w:szCs w:val="24"/>
            <w:lang w:val="en-US"/>
          </w:rPr>
          <w:t>erence</w:t>
        </w:r>
      </w:ins>
      <w:ins w:id="353" w:author="marcelo" w:date="2023-05-18T16:22:47Z">
        <w:r>
          <w:rPr>
            <w:rFonts w:hint="default" w:ascii="Source Sans Pro" w:hAnsi="Source Sans Pro" w:cs="Source Sans Pro"/>
            <w:color w:val="auto"/>
            <w:sz w:val="24"/>
            <w:szCs w:val="24"/>
            <w:lang w:val="en-US"/>
          </w:rPr>
          <w:t xml:space="preserve"> s</w:t>
        </w:r>
      </w:ins>
      <w:ins w:id="354" w:author="marcelo" w:date="2023-05-18T16:22:48Z">
        <w:r>
          <w:rPr>
            <w:rFonts w:hint="default" w:ascii="Source Sans Pro" w:hAnsi="Source Sans Pro" w:cs="Source Sans Pro"/>
            <w:color w:val="auto"/>
            <w:sz w:val="24"/>
            <w:szCs w:val="24"/>
            <w:lang w:val="en-US"/>
          </w:rPr>
          <w:t>ound</w:t>
        </w:r>
      </w:ins>
      <w:r>
        <w:rPr>
          <w:rFonts w:hint="default" w:ascii="Source Sans Pro" w:hAnsi="Source Sans Pro" w:cs="Source Sans Pro"/>
          <w:color w:val="auto"/>
          <w:sz w:val="24"/>
          <w:szCs w:val="24"/>
        </w:rPr>
        <w:t xml:space="preserve">, and 'overlap to true positives' quantifies the mean overlap between detections and reference signal (1 means complete overlap). </w:t>
      </w:r>
      <w:ins w:id="355" w:author="m" w:date="2023-05-08T16:28:44Z">
        <w:r>
          <w:rPr>
            <w:rFonts w:hint="default" w:ascii="Source Sans Pro" w:hAnsi="Source Sans Pro" w:cs="Source Sans Pro"/>
            <w:color w:val="auto"/>
            <w:sz w:val="24"/>
            <w:szCs w:val="24"/>
          </w:rPr>
          <w:t xml:space="preserve"> </w:t>
        </w:r>
      </w:ins>
      <w:ins w:id="356" w:author="m" w:date="2023-05-08T16:29:07Z">
        <w:r>
          <w:rPr>
            <w:rFonts w:hint="default" w:ascii="Source Sans Pro" w:hAnsi="Source Sans Pro" w:cs="Source Sans Pro"/>
            <w:color w:val="auto"/>
            <w:sz w:val="24"/>
            <w:szCs w:val="24"/>
          </w:rPr>
          <w:t>'</w:t>
        </w:r>
      </w:ins>
      <w:ins w:id="357" w:author="m" w:date="2023-05-08T16:29:13Z">
        <w:r>
          <w:rPr>
            <w:rFonts w:hint="default" w:ascii="Source Sans Pro" w:hAnsi="Source Sans Pro" w:cs="Source Sans Pro"/>
            <w:color w:val="auto"/>
            <w:sz w:val="24"/>
            <w:szCs w:val="24"/>
          </w:rPr>
          <w:t>S</w:t>
        </w:r>
      </w:ins>
      <w:ins w:id="358" w:author="m" w:date="2023-05-08T16:29:07Z">
        <w:r>
          <w:rPr>
            <w:rFonts w:hint="default" w:ascii="Source Sans Pro" w:hAnsi="Source Sans Pro" w:cs="Source Sans Pro"/>
            <w:color w:val="auto"/>
            <w:sz w:val="24"/>
            <w:szCs w:val="24"/>
          </w:rPr>
          <w:t>plit positives'</w:t>
        </w:r>
      </w:ins>
      <w:ins w:id="359" w:author="m" w:date="2023-05-08T16:29:15Z">
        <w:r>
          <w:rPr>
            <w:rFonts w:hint="default" w:ascii="Source Sans Pro" w:hAnsi="Source Sans Pro" w:cs="Source Sans Pro"/>
            <w:color w:val="auto"/>
            <w:sz w:val="24"/>
            <w:szCs w:val="24"/>
          </w:rPr>
          <w:t xml:space="preserve"> and</w:t>
        </w:r>
      </w:ins>
      <w:ins w:id="360" w:author="m" w:date="2023-05-08T16:29:07Z">
        <w:r>
          <w:rPr>
            <w:rFonts w:hint="default" w:ascii="Source Sans Pro" w:hAnsi="Source Sans Pro" w:cs="Source Sans Pro"/>
            <w:color w:val="auto"/>
            <w:sz w:val="24"/>
            <w:szCs w:val="24"/>
          </w:rPr>
          <w:t xml:space="preserve"> 'merge</w:t>
        </w:r>
      </w:ins>
      <w:ins w:id="361" w:author="marcelo" w:date="2023-05-18T16:21:39Z">
        <w:r>
          <w:rPr>
            <w:rFonts w:hint="default" w:ascii="Source Sans Pro" w:hAnsi="Source Sans Pro" w:cs="Source Sans Pro"/>
            <w:color w:val="auto"/>
            <w:sz w:val="24"/>
            <w:szCs w:val="24"/>
            <w:lang w:val="en-US"/>
          </w:rPr>
          <w:t>d</w:t>
        </w:r>
      </w:ins>
      <w:ins w:id="362" w:author="m" w:date="2023-05-08T16:29:07Z">
        <w:r>
          <w:rPr>
            <w:rFonts w:hint="default" w:ascii="Source Sans Pro" w:hAnsi="Source Sans Pro" w:cs="Source Sans Pro"/>
            <w:color w:val="auto"/>
            <w:sz w:val="24"/>
            <w:szCs w:val="24"/>
          </w:rPr>
          <w:t xml:space="preserve"> positives'</w:t>
        </w:r>
      </w:ins>
      <w:ins w:id="363" w:author="m" w:date="2023-05-08T16:29:20Z">
        <w:r>
          <w:rPr>
            <w:rFonts w:hint="default" w:ascii="Source Sans Pro" w:hAnsi="Source Sans Pro" w:cs="Source Sans Pro"/>
            <w:color w:val="auto"/>
            <w:sz w:val="24"/>
            <w:szCs w:val="24"/>
          </w:rPr>
          <w:t xml:space="preserve"> </w:t>
        </w:r>
      </w:ins>
      <w:ins w:id="364" w:author="m" w:date="2023-05-08T16:29:21Z">
        <w:r>
          <w:rPr>
            <w:rFonts w:hint="default" w:ascii="Source Sans Pro" w:hAnsi="Source Sans Pro" w:cs="Source Sans Pro"/>
            <w:color w:val="auto"/>
            <w:sz w:val="24"/>
            <w:szCs w:val="24"/>
          </w:rPr>
          <w:t>al</w:t>
        </w:r>
      </w:ins>
      <w:ins w:id="365" w:author="m" w:date="2023-05-08T16:29:22Z">
        <w:r>
          <w:rPr>
            <w:rFonts w:hint="default" w:ascii="Source Sans Pro" w:hAnsi="Source Sans Pro" w:cs="Source Sans Pro"/>
            <w:color w:val="auto"/>
            <w:sz w:val="24"/>
            <w:szCs w:val="24"/>
          </w:rPr>
          <w:t xml:space="preserve">low </w:t>
        </w:r>
      </w:ins>
      <w:ins w:id="366" w:author="m" w:date="2023-05-08T16:29:23Z">
        <w:r>
          <w:rPr>
            <w:rFonts w:hint="default" w:ascii="Source Sans Pro" w:hAnsi="Source Sans Pro" w:cs="Source Sans Pro"/>
            <w:color w:val="auto"/>
            <w:sz w:val="24"/>
            <w:szCs w:val="24"/>
          </w:rPr>
          <w:t xml:space="preserve">users </w:t>
        </w:r>
      </w:ins>
      <w:ins w:id="367" w:author="m" w:date="2023-05-08T16:29:24Z">
        <w:r>
          <w:rPr>
            <w:rFonts w:hint="default" w:ascii="Source Sans Pro" w:hAnsi="Source Sans Pro" w:cs="Source Sans Pro"/>
            <w:color w:val="auto"/>
            <w:sz w:val="24"/>
            <w:szCs w:val="24"/>
          </w:rPr>
          <w:t xml:space="preserve">to </w:t>
        </w:r>
      </w:ins>
      <w:ins w:id="368" w:author="m" w:date="2023-05-08T16:29:34Z">
        <w:r>
          <w:rPr>
            <w:rFonts w:hint="default" w:ascii="Source Sans Pro" w:hAnsi="Source Sans Pro" w:cs="Source Sans Pro"/>
            <w:color w:val="auto"/>
            <w:sz w:val="24"/>
            <w:szCs w:val="24"/>
          </w:rPr>
          <w:t>i</w:t>
        </w:r>
      </w:ins>
      <w:ins w:id="369" w:author="m" w:date="2023-05-08T16:29:35Z">
        <w:r>
          <w:rPr>
            <w:rFonts w:hint="default" w:ascii="Source Sans Pro" w:hAnsi="Source Sans Pro" w:cs="Source Sans Pro"/>
            <w:color w:val="auto"/>
            <w:sz w:val="24"/>
            <w:szCs w:val="24"/>
          </w:rPr>
          <w:t>nfer w</w:t>
        </w:r>
      </w:ins>
      <w:ins w:id="370" w:author="m" w:date="2023-05-08T16:29:36Z">
        <w:r>
          <w:rPr>
            <w:rFonts w:hint="default" w:ascii="Source Sans Pro" w:hAnsi="Source Sans Pro" w:cs="Source Sans Pro"/>
            <w:color w:val="auto"/>
            <w:sz w:val="24"/>
            <w:szCs w:val="24"/>
          </w:rPr>
          <w:t>het</w:t>
        </w:r>
      </w:ins>
      <w:ins w:id="371" w:author="m" w:date="2023-05-08T16:29:37Z">
        <w:r>
          <w:rPr>
            <w:rFonts w:hint="default" w:ascii="Source Sans Pro" w:hAnsi="Source Sans Pro" w:cs="Source Sans Pro"/>
            <w:color w:val="auto"/>
            <w:sz w:val="24"/>
            <w:szCs w:val="24"/>
          </w:rPr>
          <w:t xml:space="preserve">her </w:t>
        </w:r>
      </w:ins>
      <w:ins w:id="372" w:author="m" w:date="2023-05-08T16:29:38Z">
        <w:r>
          <w:rPr>
            <w:rFonts w:hint="default" w:ascii="Source Sans Pro" w:hAnsi="Source Sans Pro" w:cs="Source Sans Pro"/>
            <w:color w:val="auto"/>
            <w:sz w:val="24"/>
            <w:szCs w:val="24"/>
          </w:rPr>
          <w:t>ta</w:t>
        </w:r>
      </w:ins>
      <w:ins w:id="373" w:author="m" w:date="2023-05-08T16:29:39Z">
        <w:r>
          <w:rPr>
            <w:rFonts w:hint="default" w:ascii="Source Sans Pro" w:hAnsi="Source Sans Pro" w:cs="Source Sans Pro"/>
            <w:color w:val="auto"/>
            <w:sz w:val="24"/>
            <w:szCs w:val="24"/>
          </w:rPr>
          <w:t xml:space="preserve">rget </w:t>
        </w:r>
      </w:ins>
      <w:ins w:id="374" w:author="m" w:date="2023-05-08T16:29:40Z">
        <w:r>
          <w:rPr>
            <w:rFonts w:hint="default" w:ascii="Source Sans Pro" w:hAnsi="Source Sans Pro" w:cs="Source Sans Pro"/>
            <w:color w:val="auto"/>
            <w:sz w:val="24"/>
            <w:szCs w:val="24"/>
          </w:rPr>
          <w:t>signals</w:t>
        </w:r>
      </w:ins>
      <w:ins w:id="375" w:author="m" w:date="2023-05-08T16:29:41Z">
        <w:r>
          <w:rPr>
            <w:rFonts w:hint="default" w:ascii="Source Sans Pro" w:hAnsi="Source Sans Pro" w:cs="Source Sans Pro"/>
            <w:color w:val="auto"/>
            <w:sz w:val="24"/>
            <w:szCs w:val="24"/>
          </w:rPr>
          <w:t xml:space="preserve"> are b</w:t>
        </w:r>
      </w:ins>
      <w:ins w:id="376" w:author="m" w:date="2023-05-08T16:29:42Z">
        <w:r>
          <w:rPr>
            <w:rFonts w:hint="default" w:ascii="Source Sans Pro" w:hAnsi="Source Sans Pro" w:cs="Source Sans Pro"/>
            <w:color w:val="auto"/>
            <w:sz w:val="24"/>
            <w:szCs w:val="24"/>
          </w:rPr>
          <w:t>eing</w:t>
        </w:r>
      </w:ins>
      <w:ins w:id="377" w:author="m" w:date="2023-05-08T16:29:43Z">
        <w:r>
          <w:rPr>
            <w:rFonts w:hint="default" w:ascii="Source Sans Pro" w:hAnsi="Source Sans Pro" w:cs="Source Sans Pro"/>
            <w:color w:val="auto"/>
            <w:sz w:val="24"/>
            <w:szCs w:val="24"/>
          </w:rPr>
          <w:t xml:space="preserve"> </w:t>
        </w:r>
      </w:ins>
      <w:ins w:id="378" w:author="m" w:date="2023-05-08T16:29:47Z">
        <w:r>
          <w:rPr>
            <w:rFonts w:hint="default" w:ascii="Source Sans Pro" w:hAnsi="Source Sans Pro" w:cs="Source Sans Pro"/>
            <w:color w:val="auto"/>
            <w:sz w:val="24"/>
            <w:szCs w:val="24"/>
          </w:rPr>
          <w:t>detec</w:t>
        </w:r>
      </w:ins>
      <w:ins w:id="379" w:author="m" w:date="2023-05-08T16:29:48Z">
        <w:r>
          <w:rPr>
            <w:rFonts w:hint="default" w:ascii="Source Sans Pro" w:hAnsi="Source Sans Pro" w:cs="Source Sans Pro"/>
            <w:color w:val="auto"/>
            <w:sz w:val="24"/>
            <w:szCs w:val="24"/>
          </w:rPr>
          <w:t xml:space="preserve">ted </w:t>
        </w:r>
      </w:ins>
      <w:ins w:id="380" w:author="m" w:date="2023-05-08T16:30:00Z">
        <w:r>
          <w:rPr>
            <w:rFonts w:hint="default" w:ascii="Source Sans Pro" w:hAnsi="Source Sans Pro" w:cs="Source Sans Pro"/>
            <w:color w:val="auto"/>
            <w:sz w:val="24"/>
            <w:szCs w:val="24"/>
          </w:rPr>
          <w:t>as</w:t>
        </w:r>
      </w:ins>
      <w:ins w:id="381" w:author="m" w:date="2023-05-08T16:30:01Z">
        <w:r>
          <w:rPr>
            <w:rFonts w:hint="default" w:ascii="Source Sans Pro" w:hAnsi="Source Sans Pro" w:cs="Source Sans Pro"/>
            <w:color w:val="auto"/>
            <w:sz w:val="24"/>
            <w:szCs w:val="24"/>
          </w:rPr>
          <w:t xml:space="preserve"> </w:t>
        </w:r>
      </w:ins>
      <w:ins w:id="382" w:author="m" w:date="2023-05-08T16:30:03Z">
        <w:r>
          <w:rPr>
            <w:rFonts w:hint="default" w:ascii="Source Sans Pro" w:hAnsi="Source Sans Pro" w:cs="Source Sans Pro"/>
            <w:color w:val="auto"/>
            <w:sz w:val="24"/>
            <w:szCs w:val="24"/>
          </w:rPr>
          <w:t>disc</w:t>
        </w:r>
      </w:ins>
      <w:ins w:id="383" w:author="m" w:date="2023-05-08T16:30:04Z">
        <w:r>
          <w:rPr>
            <w:rFonts w:hint="default" w:ascii="Source Sans Pro" w:hAnsi="Source Sans Pro" w:cs="Source Sans Pro"/>
            <w:color w:val="auto"/>
            <w:sz w:val="24"/>
            <w:szCs w:val="24"/>
          </w:rPr>
          <w:t>rete un</w:t>
        </w:r>
      </w:ins>
      <w:ins w:id="384" w:author="m" w:date="2023-05-08T16:30:05Z">
        <w:r>
          <w:rPr>
            <w:rFonts w:hint="default" w:ascii="Source Sans Pro" w:hAnsi="Source Sans Pro" w:cs="Source Sans Pro"/>
            <w:color w:val="auto"/>
            <w:sz w:val="24"/>
            <w:szCs w:val="24"/>
          </w:rPr>
          <w:t>its</w:t>
        </w:r>
      </w:ins>
      <w:ins w:id="385" w:author="m" w:date="2023-05-08T16:32:59Z">
        <w:r>
          <w:rPr>
            <w:rFonts w:hint="default" w:ascii="Source Sans Pro" w:hAnsi="Source Sans Pro" w:cs="Source Sans Pro"/>
            <w:color w:val="auto"/>
            <w:sz w:val="24"/>
            <w:szCs w:val="24"/>
          </w:rPr>
          <w:t>.</w:t>
        </w:r>
      </w:ins>
      <w:ins w:id="386" w:author="m" w:date="2023-05-08T16:33:00Z">
        <w:r>
          <w:rPr>
            <w:rFonts w:hint="default" w:ascii="Source Sans Pro" w:hAnsi="Source Sans Pro" w:cs="Source Sans Pro"/>
            <w:color w:val="auto"/>
            <w:sz w:val="24"/>
            <w:szCs w:val="24"/>
          </w:rPr>
          <w:t xml:space="preserve"> </w:t>
        </w:r>
      </w:ins>
      <w:ins w:id="387" w:author="m" w:date="2023-05-08T16:33:01Z">
        <w:r>
          <w:rPr>
            <w:rFonts w:hint="default" w:ascii="Source Sans Pro" w:hAnsi="Source Sans Pro" w:cs="Source Sans Pro"/>
            <w:color w:val="auto"/>
            <w:sz w:val="24"/>
            <w:szCs w:val="24"/>
          </w:rPr>
          <w:t>A</w:t>
        </w:r>
      </w:ins>
      <w:ins w:id="388" w:author="m" w:date="2023-05-08T16:32:31Z">
        <w:r>
          <w:rPr>
            <w:rFonts w:hint="default" w:ascii="Source Sans Pro" w:hAnsi="Source Sans Pro" w:cs="Source Sans Pro"/>
            <w:color w:val="auto"/>
            <w:sz w:val="24"/>
            <w:szCs w:val="24"/>
          </w:rPr>
          <w:t xml:space="preserve">n </w:t>
        </w:r>
      </w:ins>
      <w:ins w:id="389" w:author="m" w:date="2023-05-08T16:32:05Z">
        <w:r>
          <w:rPr>
            <w:rFonts w:hint="default" w:ascii="Source Sans Pro" w:hAnsi="Source Sans Pro" w:cs="Source Sans Pro"/>
            <w:color w:val="auto"/>
            <w:sz w:val="24"/>
            <w:szCs w:val="24"/>
          </w:rPr>
          <w:t>optim</w:t>
        </w:r>
      </w:ins>
      <w:ins w:id="390" w:author="m" w:date="2023-05-08T16:32:06Z">
        <w:r>
          <w:rPr>
            <w:rFonts w:hint="default" w:ascii="Source Sans Pro" w:hAnsi="Source Sans Pro" w:cs="Source Sans Pro"/>
            <w:color w:val="auto"/>
            <w:sz w:val="24"/>
            <w:szCs w:val="24"/>
          </w:rPr>
          <w:t xml:space="preserve">al </w:t>
        </w:r>
      </w:ins>
      <w:ins w:id="391" w:author="m" w:date="2023-05-08T16:32:27Z">
        <w:r>
          <w:rPr>
            <w:rFonts w:hint="default" w:ascii="Source Sans Pro" w:hAnsi="Source Sans Pro" w:cs="Source Sans Pro"/>
            <w:color w:val="auto"/>
            <w:sz w:val="24"/>
            <w:szCs w:val="24"/>
          </w:rPr>
          <w:t>ro</w:t>
        </w:r>
      </w:ins>
      <w:ins w:id="392" w:author="m" w:date="2023-05-08T16:32:28Z">
        <w:r>
          <w:rPr>
            <w:rFonts w:hint="default" w:ascii="Source Sans Pro" w:hAnsi="Source Sans Pro" w:cs="Source Sans Pro"/>
            <w:color w:val="auto"/>
            <w:sz w:val="24"/>
            <w:szCs w:val="24"/>
          </w:rPr>
          <w:t>uti</w:t>
        </w:r>
      </w:ins>
      <w:ins w:id="393" w:author="m" w:date="2023-05-08T16:32:29Z">
        <w:r>
          <w:rPr>
            <w:rFonts w:hint="default" w:ascii="Source Sans Pro" w:hAnsi="Source Sans Pro" w:cs="Source Sans Pro"/>
            <w:color w:val="auto"/>
            <w:sz w:val="24"/>
            <w:szCs w:val="24"/>
          </w:rPr>
          <w:t xml:space="preserve">ne </w:t>
        </w:r>
      </w:ins>
      <w:ins w:id="394" w:author="m" w:date="2023-05-08T16:32:13Z">
        <w:r>
          <w:rPr>
            <w:rFonts w:hint="default" w:ascii="Source Sans Pro" w:hAnsi="Source Sans Pro" w:cs="Source Sans Pro"/>
            <w:color w:val="auto"/>
            <w:sz w:val="24"/>
            <w:szCs w:val="24"/>
          </w:rPr>
          <w:t>s</w:t>
        </w:r>
      </w:ins>
      <w:ins w:id="395" w:author="m" w:date="2023-05-08T16:32:14Z">
        <w:r>
          <w:rPr>
            <w:rFonts w:hint="default" w:ascii="Source Sans Pro" w:hAnsi="Source Sans Pro" w:cs="Source Sans Pro"/>
            <w:color w:val="auto"/>
            <w:sz w:val="24"/>
            <w:szCs w:val="24"/>
          </w:rPr>
          <w:t>ho</w:t>
        </w:r>
      </w:ins>
      <w:ins w:id="396" w:author="m" w:date="2023-05-08T16:32:16Z">
        <w:r>
          <w:rPr>
            <w:rFonts w:hint="default" w:ascii="Source Sans Pro" w:hAnsi="Source Sans Pro" w:cs="Source Sans Pro"/>
            <w:color w:val="auto"/>
            <w:sz w:val="24"/>
            <w:szCs w:val="24"/>
          </w:rPr>
          <w:t xml:space="preserve">uld </w:t>
        </w:r>
      </w:ins>
      <w:ins w:id="397" w:author="m" w:date="2023-05-08T16:32:17Z">
        <w:r>
          <w:rPr>
            <w:rFonts w:hint="default" w:ascii="Source Sans Pro" w:hAnsi="Source Sans Pro" w:cs="Source Sans Pro"/>
            <w:color w:val="auto"/>
            <w:sz w:val="24"/>
            <w:szCs w:val="24"/>
          </w:rPr>
          <w:t xml:space="preserve">present </w:t>
        </w:r>
      </w:ins>
      <w:ins w:id="398" w:author="m" w:date="2023-05-08T16:33:10Z">
        <w:r>
          <w:rPr>
            <w:rFonts w:hint="default" w:ascii="Source Sans Pro" w:hAnsi="Source Sans Pro" w:cs="Source Sans Pro"/>
            <w:color w:val="auto"/>
            <w:sz w:val="24"/>
            <w:szCs w:val="24"/>
          </w:rPr>
          <w:t>no</w:t>
        </w:r>
      </w:ins>
      <w:ins w:id="399" w:author="m" w:date="2023-05-08T16:33:05Z">
        <w:r>
          <w:rPr>
            <w:rFonts w:hint="default" w:ascii="Source Sans Pro" w:hAnsi="Source Sans Pro" w:cs="Source Sans Pro"/>
            <w:color w:val="auto"/>
            <w:sz w:val="24"/>
            <w:szCs w:val="24"/>
          </w:rPr>
          <w:t xml:space="preserve"> </w:t>
        </w:r>
      </w:ins>
      <w:ins w:id="400" w:author="m" w:date="2023-05-08T16:32:40Z">
        <w:r>
          <w:rPr>
            <w:rFonts w:hint="default" w:ascii="Source Sans Pro" w:hAnsi="Source Sans Pro" w:cs="Source Sans Pro"/>
            <w:color w:val="auto"/>
            <w:sz w:val="24"/>
            <w:szCs w:val="24"/>
          </w:rPr>
          <w:t>split</w:t>
        </w:r>
      </w:ins>
      <w:ins w:id="401" w:author="m" w:date="2023-05-08T16:32:41Z">
        <w:r>
          <w:rPr>
            <w:rFonts w:hint="default" w:ascii="Source Sans Pro" w:hAnsi="Source Sans Pro" w:cs="Source Sans Pro"/>
            <w:color w:val="auto"/>
            <w:sz w:val="24"/>
            <w:szCs w:val="24"/>
          </w:rPr>
          <w:t xml:space="preserve"> a</w:t>
        </w:r>
      </w:ins>
      <w:ins w:id="402" w:author="m" w:date="2023-05-08T16:32:42Z">
        <w:r>
          <w:rPr>
            <w:rFonts w:hint="default" w:ascii="Source Sans Pro" w:hAnsi="Source Sans Pro" w:cs="Source Sans Pro"/>
            <w:color w:val="auto"/>
            <w:sz w:val="24"/>
            <w:szCs w:val="24"/>
          </w:rPr>
          <w:t xml:space="preserve">nd </w:t>
        </w:r>
      </w:ins>
      <w:ins w:id="403" w:author="m" w:date="2023-05-08T16:32:43Z">
        <w:r>
          <w:rPr>
            <w:rFonts w:hint="default" w:ascii="Source Sans Pro" w:hAnsi="Source Sans Pro" w:cs="Source Sans Pro"/>
            <w:color w:val="auto"/>
            <w:sz w:val="24"/>
            <w:szCs w:val="24"/>
          </w:rPr>
          <w:t>merge</w:t>
        </w:r>
      </w:ins>
      <w:ins w:id="404" w:author="marcelo" w:date="2023-05-18T16:24:24Z">
        <w:r>
          <w:rPr>
            <w:rFonts w:hint="default" w:ascii="Source Sans Pro" w:hAnsi="Source Sans Pro" w:cs="Source Sans Pro"/>
            <w:color w:val="auto"/>
            <w:sz w:val="24"/>
            <w:szCs w:val="24"/>
            <w:lang w:val="en-US"/>
          </w:rPr>
          <w:t>d</w:t>
        </w:r>
      </w:ins>
      <w:ins w:id="405" w:author="m" w:date="2023-05-08T16:32:50Z">
        <w:r>
          <w:rPr>
            <w:rFonts w:hint="default" w:ascii="Source Sans Pro" w:hAnsi="Source Sans Pro" w:cs="Source Sans Pro"/>
            <w:color w:val="auto"/>
            <w:sz w:val="24"/>
            <w:szCs w:val="24"/>
          </w:rPr>
          <w:t xml:space="preserve"> </w:t>
        </w:r>
      </w:ins>
      <w:ins w:id="406" w:author="m" w:date="2023-05-08T16:32:51Z">
        <w:r>
          <w:rPr>
            <w:rFonts w:hint="default" w:ascii="Source Sans Pro" w:hAnsi="Source Sans Pro" w:cs="Source Sans Pro"/>
            <w:color w:val="auto"/>
            <w:sz w:val="24"/>
            <w:szCs w:val="24"/>
          </w:rPr>
          <w:t>positiv</w:t>
        </w:r>
      </w:ins>
      <w:ins w:id="407" w:author="m" w:date="2023-05-08T16:32:52Z">
        <w:r>
          <w:rPr>
            <w:rFonts w:hint="default" w:ascii="Source Sans Pro" w:hAnsi="Source Sans Pro" w:cs="Source Sans Pro"/>
            <w:color w:val="auto"/>
            <w:sz w:val="24"/>
            <w:szCs w:val="24"/>
          </w:rPr>
          <w:t>es</w:t>
        </w:r>
      </w:ins>
      <w:ins w:id="408" w:author="m" w:date="2023-05-08T16:29:19Z">
        <w:r>
          <w:rPr>
            <w:rFonts w:hint="default" w:ascii="Source Sans Pro" w:hAnsi="Source Sans Pro" w:cs="Source Sans Pro"/>
            <w:color w:val="auto"/>
            <w:sz w:val="24"/>
            <w:szCs w:val="24"/>
          </w:rPr>
          <w:t>.</w:t>
        </w:r>
      </w:ins>
      <w:ins w:id="409" w:author="m" w:date="2023-05-08T16:30:41Z">
        <w:r>
          <w:rPr>
            <w:rFonts w:hint="default" w:ascii="Source Sans Pro" w:hAnsi="Source Sans Pro" w:cs="Source Sans Pro"/>
            <w:color w:val="auto"/>
            <w:sz w:val="24"/>
            <w:szCs w:val="24"/>
          </w:rPr>
          <w:t xml:space="preserve"> This</w:t>
        </w:r>
      </w:ins>
      <w:ins w:id="410" w:author="m" w:date="2023-05-08T16:30:42Z">
        <w:r>
          <w:rPr>
            <w:rFonts w:hint="default" w:ascii="Source Sans Pro" w:hAnsi="Source Sans Pro" w:cs="Source Sans Pro"/>
            <w:color w:val="auto"/>
            <w:sz w:val="24"/>
            <w:szCs w:val="24"/>
          </w:rPr>
          <w:t xml:space="preserve"> </w:t>
        </w:r>
      </w:ins>
      <w:ins w:id="411" w:author="m" w:date="2023-05-08T16:33:19Z">
        <w:r>
          <w:rPr>
            <w:rFonts w:hint="default" w:ascii="Source Sans Pro" w:hAnsi="Source Sans Pro" w:cs="Source Sans Pro"/>
            <w:color w:val="auto"/>
            <w:sz w:val="24"/>
            <w:szCs w:val="24"/>
          </w:rPr>
          <w:t>inde</w:t>
        </w:r>
      </w:ins>
      <w:ins w:id="412" w:author="m" w:date="2023-05-08T16:33:21Z">
        <w:r>
          <w:rPr>
            <w:rFonts w:hint="default" w:ascii="Source Sans Pro" w:hAnsi="Source Sans Pro" w:cs="Source Sans Pro"/>
            <w:color w:val="auto"/>
            <w:sz w:val="24"/>
            <w:szCs w:val="24"/>
          </w:rPr>
          <w:t xml:space="preserve">x </w:t>
        </w:r>
      </w:ins>
      <w:ins w:id="413" w:author="m" w:date="2023-05-08T16:30:42Z">
        <w:r>
          <w:rPr>
            <w:rFonts w:hint="default" w:ascii="Source Sans Pro" w:hAnsi="Source Sans Pro" w:cs="Source Sans Pro"/>
            <w:color w:val="auto"/>
            <w:sz w:val="24"/>
            <w:szCs w:val="24"/>
          </w:rPr>
          <w:t>i</w:t>
        </w:r>
      </w:ins>
      <w:ins w:id="414" w:author="m" w:date="2023-05-08T16:30:43Z">
        <w:r>
          <w:rPr>
            <w:rFonts w:hint="default" w:ascii="Source Sans Pro" w:hAnsi="Source Sans Pro" w:cs="Source Sans Pro"/>
            <w:color w:val="auto"/>
            <w:sz w:val="24"/>
            <w:szCs w:val="24"/>
          </w:rPr>
          <w:t xml:space="preserve">s </w:t>
        </w:r>
      </w:ins>
      <w:ins w:id="415" w:author="m" w:date="2023-05-08T16:30:44Z">
        <w:r>
          <w:rPr>
            <w:rFonts w:hint="default" w:ascii="Source Sans Pro" w:hAnsi="Source Sans Pro" w:cs="Source Sans Pro"/>
            <w:color w:val="auto"/>
            <w:sz w:val="24"/>
            <w:szCs w:val="24"/>
          </w:rPr>
          <w:t>m</w:t>
        </w:r>
      </w:ins>
      <w:ins w:id="416" w:author="m" w:date="2023-05-08T16:30:45Z">
        <w:r>
          <w:rPr>
            <w:rFonts w:hint="default" w:ascii="Source Sans Pro" w:hAnsi="Source Sans Pro" w:cs="Source Sans Pro"/>
            <w:color w:val="auto"/>
            <w:sz w:val="24"/>
            <w:szCs w:val="24"/>
          </w:rPr>
          <w:t>ostly</w:t>
        </w:r>
      </w:ins>
      <w:ins w:id="417" w:author="m" w:date="2023-05-08T16:30:46Z">
        <w:r>
          <w:rPr>
            <w:rFonts w:hint="default" w:ascii="Source Sans Pro" w:hAnsi="Source Sans Pro" w:cs="Source Sans Pro"/>
            <w:color w:val="auto"/>
            <w:sz w:val="24"/>
            <w:szCs w:val="24"/>
          </w:rPr>
          <w:t xml:space="preserve"> </w:t>
        </w:r>
      </w:ins>
      <w:ins w:id="418" w:author="m" w:date="2023-05-08T16:30:47Z">
        <w:r>
          <w:rPr>
            <w:rFonts w:hint="default" w:ascii="Source Sans Pro" w:hAnsi="Source Sans Pro" w:cs="Source Sans Pro"/>
            <w:color w:val="auto"/>
            <w:sz w:val="24"/>
            <w:szCs w:val="24"/>
          </w:rPr>
          <w:t>releva</w:t>
        </w:r>
      </w:ins>
      <w:ins w:id="419" w:author="m" w:date="2023-05-08T16:30:48Z">
        <w:r>
          <w:rPr>
            <w:rFonts w:hint="default" w:ascii="Source Sans Pro" w:hAnsi="Source Sans Pro" w:cs="Source Sans Pro"/>
            <w:color w:val="auto"/>
            <w:sz w:val="24"/>
            <w:szCs w:val="24"/>
          </w:rPr>
          <w:t xml:space="preserve">nt </w:t>
        </w:r>
      </w:ins>
      <w:ins w:id="420" w:author="m" w:date="2023-05-08T16:30:50Z">
        <w:r>
          <w:rPr>
            <w:rFonts w:hint="default" w:ascii="Source Sans Pro" w:hAnsi="Source Sans Pro" w:cs="Source Sans Pro"/>
            <w:color w:val="auto"/>
            <w:sz w:val="24"/>
            <w:szCs w:val="24"/>
          </w:rPr>
          <w:t>f</w:t>
        </w:r>
      </w:ins>
      <w:ins w:id="421" w:author="m" w:date="2023-05-08T16:30:51Z">
        <w:r>
          <w:rPr>
            <w:rFonts w:hint="default" w:ascii="Source Sans Pro" w:hAnsi="Source Sans Pro" w:cs="Source Sans Pro"/>
            <w:color w:val="auto"/>
            <w:sz w:val="24"/>
            <w:szCs w:val="24"/>
          </w:rPr>
          <w:t xml:space="preserve">or </w:t>
        </w:r>
      </w:ins>
      <w:ins w:id="422" w:author="m" w:date="2023-05-08T16:30:52Z">
        <w:r>
          <w:rPr>
            <w:rFonts w:hint="default" w:ascii="Source Sans Pro" w:hAnsi="Source Sans Pro" w:cs="Source Sans Pro"/>
            <w:color w:val="auto"/>
            <w:sz w:val="24"/>
            <w:szCs w:val="24"/>
          </w:rPr>
          <w:t>energ</w:t>
        </w:r>
      </w:ins>
      <w:ins w:id="423" w:author="m" w:date="2023-05-08T16:30:54Z">
        <w:r>
          <w:rPr>
            <w:rFonts w:hint="default" w:ascii="Source Sans Pro" w:hAnsi="Source Sans Pro" w:cs="Source Sans Pro"/>
            <w:color w:val="auto"/>
            <w:sz w:val="24"/>
            <w:szCs w:val="24"/>
          </w:rPr>
          <w:t>y</w:t>
        </w:r>
      </w:ins>
      <w:ins w:id="424" w:author="m" w:date="2023-05-08T16:31:01Z">
        <w:r>
          <w:rPr>
            <w:rFonts w:hint="default" w:ascii="Source Sans Pro" w:hAnsi="Source Sans Pro" w:cs="Source Sans Pro"/>
            <w:color w:val="auto"/>
            <w:sz w:val="24"/>
            <w:szCs w:val="24"/>
          </w:rPr>
          <w:t>-</w:t>
        </w:r>
      </w:ins>
      <w:ins w:id="425" w:author="m" w:date="2023-05-08T16:30:54Z">
        <w:r>
          <w:rPr>
            <w:rFonts w:hint="default" w:ascii="Source Sans Pro" w:hAnsi="Source Sans Pro" w:cs="Source Sans Pro"/>
            <w:color w:val="auto"/>
            <w:sz w:val="24"/>
            <w:szCs w:val="24"/>
          </w:rPr>
          <w:t>b</w:t>
        </w:r>
      </w:ins>
      <w:ins w:id="426" w:author="m" w:date="2023-05-08T16:30:56Z">
        <w:r>
          <w:rPr>
            <w:rFonts w:hint="default" w:ascii="Source Sans Pro" w:hAnsi="Source Sans Pro" w:cs="Source Sans Pro"/>
            <w:color w:val="auto"/>
            <w:sz w:val="24"/>
            <w:szCs w:val="24"/>
          </w:rPr>
          <w:t xml:space="preserve">ased </w:t>
        </w:r>
      </w:ins>
      <w:ins w:id="427" w:author="m" w:date="2023-05-08T16:30:57Z">
        <w:r>
          <w:rPr>
            <w:rFonts w:hint="default" w:ascii="Source Sans Pro" w:hAnsi="Source Sans Pro" w:cs="Source Sans Pro"/>
            <w:color w:val="auto"/>
            <w:sz w:val="24"/>
            <w:szCs w:val="24"/>
          </w:rPr>
          <w:t>detectio</w:t>
        </w:r>
      </w:ins>
      <w:ins w:id="428" w:author="m" w:date="2023-05-08T16:30:58Z">
        <w:r>
          <w:rPr>
            <w:rFonts w:hint="default" w:ascii="Source Sans Pro" w:hAnsi="Source Sans Pro" w:cs="Source Sans Pro"/>
            <w:color w:val="auto"/>
            <w:sz w:val="24"/>
            <w:szCs w:val="24"/>
          </w:rPr>
          <w:t>n.</w:t>
        </w:r>
      </w:ins>
      <w:ins w:id="429" w:author="m" w:date="2023-05-08T16:30:17Z">
        <w:r>
          <w:rPr>
            <w:rFonts w:hint="default" w:ascii="Source Sans Pro" w:hAnsi="Source Sans Pro" w:cs="Source Sans Pro"/>
            <w:color w:val="auto"/>
            <w:sz w:val="24"/>
            <w:szCs w:val="24"/>
          </w:rPr>
          <w:t xml:space="preserve"> </w:t>
        </w:r>
      </w:ins>
      <w:ins w:id="430" w:author="m" w:date="2023-05-08T16:28:44Z">
        <w:r>
          <w:rPr>
            <w:rFonts w:hint="default" w:ascii="Source Sans Pro" w:hAnsi="Source Sans Pro" w:cs="Source Sans Pro"/>
            <w:color w:val="auto"/>
            <w:sz w:val="24"/>
            <w:szCs w:val="24"/>
          </w:rPr>
          <w:t>'</w:t>
        </w:r>
      </w:ins>
      <w:ins w:id="431" w:author="m" w:date="2023-05-08T16:28:48Z">
        <w:r>
          <w:rPr>
            <w:rFonts w:hint="default" w:ascii="Source Sans Pro" w:hAnsi="Source Sans Pro" w:cs="Source Sans Pro"/>
            <w:color w:val="auto"/>
            <w:sz w:val="24"/>
            <w:szCs w:val="24"/>
          </w:rPr>
          <w:t>O</w:t>
        </w:r>
      </w:ins>
      <w:ins w:id="432" w:author="m" w:date="2023-05-08T16:28:44Z">
        <w:r>
          <w:rPr>
            <w:rFonts w:hint="default" w:ascii="Source Sans Pro" w:hAnsi="Source Sans Pro" w:cs="Source Sans Pro"/>
            <w:color w:val="auto"/>
            <w:sz w:val="24"/>
            <w:szCs w:val="24"/>
          </w:rPr>
          <w:t>verlap to true positives'</w:t>
        </w:r>
      </w:ins>
      <w:ins w:id="433" w:author="m" w:date="2023-05-08T16:28:45Z">
        <w:r>
          <w:rPr>
            <w:rFonts w:hint="default" w:ascii="Source Sans Pro" w:hAnsi="Source Sans Pro" w:cs="Source Sans Pro"/>
            <w:color w:val="auto"/>
            <w:sz w:val="24"/>
            <w:szCs w:val="24"/>
          </w:rPr>
          <w:t xml:space="preserve"> </w:t>
        </w:r>
      </w:ins>
      <w:ins w:id="434" w:author="m" w:date="2023-05-08T16:28:53Z">
        <w:r>
          <w:rPr>
            <w:rFonts w:hint="default" w:ascii="Source Sans Pro" w:hAnsi="Source Sans Pro" w:cs="Source Sans Pro"/>
            <w:color w:val="auto"/>
            <w:sz w:val="24"/>
            <w:szCs w:val="24"/>
          </w:rPr>
          <w:t>i</w:t>
        </w:r>
      </w:ins>
      <w:ins w:id="435" w:author="m" w:date="2023-05-08T16:28:54Z">
        <w:r>
          <w:rPr>
            <w:rFonts w:hint="default" w:ascii="Source Sans Pro" w:hAnsi="Source Sans Pro" w:cs="Source Sans Pro"/>
            <w:color w:val="auto"/>
            <w:sz w:val="24"/>
            <w:szCs w:val="24"/>
          </w:rPr>
          <w:t xml:space="preserve">s </w:t>
        </w:r>
      </w:ins>
      <w:ins w:id="436" w:author="m" w:date="2023-05-08T16:24:56Z">
        <w:r>
          <w:rPr>
            <w:rFonts w:hint="default" w:ascii="Source Sans Pro" w:hAnsi="Source Sans Pro" w:cs="Source Sans Pro"/>
            <w:color w:val="auto"/>
            <w:sz w:val="24"/>
            <w:szCs w:val="24"/>
          </w:rPr>
          <w:t>useful</w:t>
        </w:r>
      </w:ins>
      <w:ins w:id="437" w:author="m" w:date="2023-05-08T16:24:57Z">
        <w:r>
          <w:rPr>
            <w:rFonts w:hint="default" w:ascii="Source Sans Pro" w:hAnsi="Source Sans Pro" w:cs="Source Sans Pro"/>
            <w:color w:val="auto"/>
            <w:sz w:val="24"/>
            <w:szCs w:val="24"/>
          </w:rPr>
          <w:t xml:space="preserve"> when </w:t>
        </w:r>
      </w:ins>
      <w:ins w:id="438" w:author="m" w:date="2023-05-08T16:24:59Z">
        <w:r>
          <w:rPr>
            <w:rFonts w:hint="default" w:ascii="Source Sans Pro" w:hAnsi="Source Sans Pro" w:cs="Source Sans Pro"/>
            <w:color w:val="auto"/>
            <w:sz w:val="24"/>
            <w:szCs w:val="24"/>
          </w:rPr>
          <w:t>try</w:t>
        </w:r>
      </w:ins>
      <w:ins w:id="439" w:author="m" w:date="2023-05-08T16:25:00Z">
        <w:r>
          <w:rPr>
            <w:rFonts w:hint="default" w:ascii="Source Sans Pro" w:hAnsi="Source Sans Pro" w:cs="Source Sans Pro"/>
            <w:color w:val="auto"/>
            <w:sz w:val="24"/>
            <w:szCs w:val="24"/>
          </w:rPr>
          <w:t>i</w:t>
        </w:r>
      </w:ins>
      <w:ins w:id="440" w:author="m" w:date="2023-05-08T16:25:01Z">
        <w:r>
          <w:rPr>
            <w:rFonts w:hint="default" w:ascii="Source Sans Pro" w:hAnsi="Source Sans Pro" w:cs="Source Sans Pro"/>
            <w:color w:val="auto"/>
            <w:sz w:val="24"/>
            <w:szCs w:val="24"/>
          </w:rPr>
          <w:t xml:space="preserve">ng to </w:t>
        </w:r>
      </w:ins>
      <w:ins w:id="441" w:author="m" w:date="2023-05-08T16:25:03Z">
        <w:r>
          <w:rPr>
            <w:rFonts w:hint="default" w:ascii="Source Sans Pro" w:hAnsi="Source Sans Pro" w:cs="Source Sans Pro"/>
            <w:color w:val="auto"/>
            <w:sz w:val="24"/>
            <w:szCs w:val="24"/>
          </w:rPr>
          <w:t>p</w:t>
        </w:r>
      </w:ins>
      <w:ins w:id="442" w:author="m" w:date="2023-05-08T16:25:04Z">
        <w:r>
          <w:rPr>
            <w:rFonts w:hint="default" w:ascii="Source Sans Pro" w:hAnsi="Source Sans Pro" w:cs="Source Sans Pro"/>
            <w:color w:val="auto"/>
            <w:sz w:val="24"/>
            <w:szCs w:val="24"/>
          </w:rPr>
          <w:t>reci</w:t>
        </w:r>
      </w:ins>
      <w:ins w:id="443" w:author="m" w:date="2023-05-08T16:25:05Z">
        <w:r>
          <w:rPr>
            <w:rFonts w:hint="default" w:ascii="Source Sans Pro" w:hAnsi="Source Sans Pro" w:cs="Source Sans Pro"/>
            <w:color w:val="auto"/>
            <w:sz w:val="24"/>
            <w:szCs w:val="24"/>
          </w:rPr>
          <w:t>sely</w:t>
        </w:r>
      </w:ins>
      <w:ins w:id="444" w:author="m" w:date="2023-05-08T16:25:06Z">
        <w:r>
          <w:rPr>
            <w:rFonts w:hint="default" w:ascii="Source Sans Pro" w:hAnsi="Source Sans Pro" w:cs="Source Sans Pro"/>
            <w:color w:val="auto"/>
            <w:sz w:val="24"/>
            <w:szCs w:val="24"/>
          </w:rPr>
          <w:t xml:space="preserve"> ide</w:t>
        </w:r>
      </w:ins>
      <w:ins w:id="445" w:author="m" w:date="2023-05-08T16:25:07Z">
        <w:r>
          <w:rPr>
            <w:rFonts w:hint="default" w:ascii="Source Sans Pro" w:hAnsi="Source Sans Pro" w:cs="Source Sans Pro"/>
            <w:color w:val="auto"/>
            <w:sz w:val="24"/>
            <w:szCs w:val="24"/>
          </w:rPr>
          <w:t>ntify</w:t>
        </w:r>
      </w:ins>
      <w:ins w:id="446" w:author="m" w:date="2023-05-08T16:25:08Z">
        <w:r>
          <w:rPr>
            <w:rFonts w:hint="default" w:ascii="Source Sans Pro" w:hAnsi="Source Sans Pro" w:cs="Source Sans Pro"/>
            <w:color w:val="auto"/>
            <w:sz w:val="24"/>
            <w:szCs w:val="24"/>
          </w:rPr>
          <w:t xml:space="preserve"> the s</w:t>
        </w:r>
      </w:ins>
      <w:ins w:id="447" w:author="m" w:date="2023-05-08T16:25:09Z">
        <w:r>
          <w:rPr>
            <w:rFonts w:hint="default" w:ascii="Source Sans Pro" w:hAnsi="Source Sans Pro" w:cs="Source Sans Pro"/>
            <w:color w:val="auto"/>
            <w:sz w:val="24"/>
            <w:szCs w:val="24"/>
          </w:rPr>
          <w:t>tart</w:t>
        </w:r>
      </w:ins>
      <w:ins w:id="448" w:author="m" w:date="2023-05-08T16:25:10Z">
        <w:r>
          <w:rPr>
            <w:rFonts w:hint="default" w:ascii="Source Sans Pro" w:hAnsi="Source Sans Pro" w:cs="Source Sans Pro"/>
            <w:color w:val="auto"/>
            <w:sz w:val="24"/>
            <w:szCs w:val="24"/>
          </w:rPr>
          <w:t xml:space="preserve"> and end </w:t>
        </w:r>
      </w:ins>
      <w:ins w:id="449" w:author="m" w:date="2023-05-08T16:25:11Z">
        <w:r>
          <w:rPr>
            <w:rFonts w:hint="default" w:ascii="Source Sans Pro" w:hAnsi="Source Sans Pro" w:cs="Source Sans Pro"/>
            <w:color w:val="auto"/>
            <w:sz w:val="24"/>
            <w:szCs w:val="24"/>
          </w:rPr>
          <w:t>of t</w:t>
        </w:r>
      </w:ins>
      <w:ins w:id="450" w:author="m" w:date="2023-05-08T16:25:12Z">
        <w:r>
          <w:rPr>
            <w:rFonts w:hint="default" w:ascii="Source Sans Pro" w:hAnsi="Source Sans Pro" w:cs="Source Sans Pro"/>
            <w:color w:val="auto"/>
            <w:sz w:val="24"/>
            <w:szCs w:val="24"/>
          </w:rPr>
          <w:t>arget</w:t>
        </w:r>
      </w:ins>
      <w:ins w:id="451" w:author="m" w:date="2023-05-08T16:25:13Z">
        <w:r>
          <w:rPr>
            <w:rFonts w:hint="default" w:ascii="Source Sans Pro" w:hAnsi="Source Sans Pro" w:cs="Source Sans Pro"/>
            <w:color w:val="auto"/>
            <w:sz w:val="24"/>
            <w:szCs w:val="24"/>
          </w:rPr>
          <w:t xml:space="preserve"> signal</w:t>
        </w:r>
      </w:ins>
      <w:ins w:id="452" w:author="m" w:date="2023-05-08T16:25:14Z">
        <w:r>
          <w:rPr>
            <w:rFonts w:hint="default" w:ascii="Source Sans Pro" w:hAnsi="Source Sans Pro" w:cs="Source Sans Pro"/>
            <w:color w:val="auto"/>
            <w:sz w:val="24"/>
            <w:szCs w:val="24"/>
          </w:rPr>
          <w:t>s.</w:t>
        </w:r>
      </w:ins>
      <w:ins w:id="453" w:author="m" w:date="2023-05-08T16:33:34Z">
        <w:r>
          <w:rPr>
            <w:rFonts w:hint="default" w:ascii="Source Sans Pro" w:hAnsi="Source Sans Pro" w:cs="Source Sans Pro"/>
            <w:color w:val="auto"/>
            <w:sz w:val="24"/>
            <w:szCs w:val="24"/>
          </w:rPr>
          <w:t xml:space="preserve"> </w:t>
        </w:r>
      </w:ins>
      <w:ins w:id="454" w:author="m" w:date="2023-05-08T16:33:38Z">
        <w:r>
          <w:rPr>
            <w:rFonts w:hint="default" w:ascii="Source Sans Pro" w:hAnsi="Source Sans Pro" w:cs="Source Sans Pro"/>
            <w:color w:val="auto"/>
            <w:sz w:val="24"/>
            <w:szCs w:val="24"/>
          </w:rPr>
          <w:t>A</w:t>
        </w:r>
      </w:ins>
      <w:ins w:id="455" w:author="m" w:date="2023-05-08T16:24:14Z">
        <w:r>
          <w:rPr>
            <w:rFonts w:hint="default" w:ascii="Source Sans Pro" w:hAnsi="Source Sans Pro" w:cs="Source Sans Pro"/>
            <w:color w:val="auto"/>
            <w:sz w:val="24"/>
            <w:szCs w:val="24"/>
          </w:rPr>
          <w:t xml:space="preserve"> </w:t>
        </w:r>
      </w:ins>
      <w:ins w:id="456" w:author="m" w:date="2023-05-08T16:33:46Z">
        <w:r>
          <w:rPr>
            <w:rFonts w:hint="default" w:ascii="Source Sans Pro" w:hAnsi="Source Sans Pro" w:cs="Source Sans Pro"/>
            <w:color w:val="auto"/>
            <w:sz w:val="24"/>
            <w:szCs w:val="24"/>
          </w:rPr>
          <w:t>perfec</w:t>
        </w:r>
      </w:ins>
      <w:ins w:id="457" w:author="m" w:date="2023-05-08T16:33:47Z">
        <w:r>
          <w:rPr>
            <w:rFonts w:hint="default" w:ascii="Source Sans Pro" w:hAnsi="Source Sans Pro" w:cs="Source Sans Pro"/>
            <w:color w:val="auto"/>
            <w:sz w:val="24"/>
            <w:szCs w:val="24"/>
          </w:rPr>
          <w:t>t d</w:t>
        </w:r>
      </w:ins>
      <w:ins w:id="458" w:author="m" w:date="2023-05-08T16:33:48Z">
        <w:r>
          <w:rPr>
            <w:rFonts w:hint="default" w:ascii="Source Sans Pro" w:hAnsi="Source Sans Pro" w:cs="Source Sans Pro"/>
            <w:color w:val="auto"/>
            <w:sz w:val="24"/>
            <w:szCs w:val="24"/>
          </w:rPr>
          <w:t>etec</w:t>
        </w:r>
      </w:ins>
      <w:ins w:id="459" w:author="m" w:date="2023-05-08T16:33:49Z">
        <w:r>
          <w:rPr>
            <w:rFonts w:hint="default" w:ascii="Source Sans Pro" w:hAnsi="Source Sans Pro" w:cs="Source Sans Pro"/>
            <w:color w:val="auto"/>
            <w:sz w:val="24"/>
            <w:szCs w:val="24"/>
          </w:rPr>
          <w:t>tion</w:t>
        </w:r>
      </w:ins>
      <w:ins w:id="460" w:author="m" w:date="2023-05-08T16:33:57Z">
        <w:r>
          <w:rPr>
            <w:rFonts w:hint="default" w:ascii="Source Sans Pro" w:hAnsi="Source Sans Pro" w:cs="Source Sans Pro"/>
            <w:color w:val="auto"/>
            <w:sz w:val="24"/>
            <w:szCs w:val="24"/>
          </w:rPr>
          <w:t xml:space="preserve"> m</w:t>
        </w:r>
      </w:ins>
      <w:ins w:id="461" w:author="m" w:date="2023-05-08T16:33:58Z">
        <w:r>
          <w:rPr>
            <w:rFonts w:hint="default" w:ascii="Source Sans Pro" w:hAnsi="Source Sans Pro" w:cs="Source Sans Pro"/>
            <w:color w:val="auto"/>
            <w:sz w:val="24"/>
            <w:szCs w:val="24"/>
          </w:rPr>
          <w:t xml:space="preserve">ust </w:t>
        </w:r>
      </w:ins>
      <w:ins w:id="462" w:author="m" w:date="2023-05-08T16:34:11Z">
        <w:r>
          <w:rPr>
            <w:rFonts w:hint="default" w:ascii="Source Sans Pro" w:hAnsi="Source Sans Pro" w:cs="Source Sans Pro"/>
            <w:color w:val="auto"/>
            <w:sz w:val="24"/>
            <w:szCs w:val="24"/>
          </w:rPr>
          <w:t>resu</w:t>
        </w:r>
      </w:ins>
      <w:ins w:id="463" w:author="m" w:date="2023-05-08T16:34:12Z">
        <w:r>
          <w:rPr>
            <w:rFonts w:hint="default" w:ascii="Source Sans Pro" w:hAnsi="Source Sans Pro" w:cs="Source Sans Pro"/>
            <w:color w:val="auto"/>
            <w:sz w:val="24"/>
            <w:szCs w:val="24"/>
          </w:rPr>
          <w:t>lt</w:t>
        </w:r>
      </w:ins>
      <w:ins w:id="464" w:author="m" w:date="2023-05-08T16:34:13Z">
        <w:r>
          <w:rPr>
            <w:rFonts w:hint="default" w:ascii="Source Sans Pro" w:hAnsi="Source Sans Pro" w:cs="Source Sans Pro"/>
            <w:color w:val="auto"/>
            <w:sz w:val="24"/>
            <w:szCs w:val="24"/>
          </w:rPr>
          <w:t xml:space="preserve"> in </w:t>
        </w:r>
      </w:ins>
      <w:ins w:id="465" w:author="m" w:date="2023-05-08T16:33:59Z">
        <w:r>
          <w:rPr>
            <w:rFonts w:hint="default" w:ascii="Source Sans Pro" w:hAnsi="Source Sans Pro" w:cs="Source Sans Pro"/>
            <w:color w:val="auto"/>
            <w:sz w:val="24"/>
            <w:szCs w:val="24"/>
          </w:rPr>
          <w:t>com</w:t>
        </w:r>
      </w:ins>
      <w:ins w:id="466" w:author="m" w:date="2023-05-08T16:34:00Z">
        <w:r>
          <w:rPr>
            <w:rFonts w:hint="default" w:ascii="Source Sans Pro" w:hAnsi="Source Sans Pro" w:cs="Source Sans Pro"/>
            <w:color w:val="auto"/>
            <w:sz w:val="24"/>
            <w:szCs w:val="24"/>
          </w:rPr>
          <w:t>plete ov</w:t>
        </w:r>
      </w:ins>
      <w:ins w:id="467" w:author="m" w:date="2023-05-08T16:34:01Z">
        <w:r>
          <w:rPr>
            <w:rFonts w:hint="default" w:ascii="Source Sans Pro" w:hAnsi="Source Sans Pro" w:cs="Source Sans Pro"/>
            <w:color w:val="auto"/>
            <w:sz w:val="24"/>
            <w:szCs w:val="24"/>
          </w:rPr>
          <w:t>erlap.</w:t>
        </w:r>
      </w:ins>
      <w:ins w:id="468" w:author="m" w:date="2023-05-08T16:34:02Z">
        <w:r>
          <w:rPr>
            <w:rFonts w:hint="default" w:ascii="Source Sans Pro" w:hAnsi="Source Sans Pro" w:cs="Source Sans Pro"/>
            <w:color w:val="auto"/>
            <w:sz w:val="24"/>
            <w:szCs w:val="24"/>
          </w:rPr>
          <w:t xml:space="preserve"> </w:t>
        </w:r>
      </w:ins>
      <w:ins w:id="469" w:author="m" w:date="2023-05-08T16:43:33Z">
        <w:r>
          <w:rPr>
            <w:rFonts w:hint="default" w:ascii="Source Sans Pro" w:hAnsi="Source Sans Pro" w:cs="Source Sans Pro"/>
            <w:color w:val="auto"/>
            <w:sz w:val="24"/>
            <w:szCs w:val="24"/>
          </w:rPr>
          <w:t>B</w:t>
        </w:r>
      </w:ins>
      <w:ins w:id="470" w:author="m" w:date="2023-05-08T16:43:34Z">
        <w:r>
          <w:rPr>
            <w:rFonts w:hint="default" w:ascii="Source Sans Pro" w:hAnsi="Source Sans Pro" w:cs="Source Sans Pro"/>
            <w:color w:val="auto"/>
            <w:sz w:val="24"/>
            <w:szCs w:val="24"/>
          </w:rPr>
          <w:t>y defau</w:t>
        </w:r>
      </w:ins>
      <w:ins w:id="471" w:author="m" w:date="2023-05-08T16:43:35Z">
        <w:r>
          <w:rPr>
            <w:rFonts w:hint="default" w:ascii="Source Sans Pro" w:hAnsi="Source Sans Pro" w:cs="Source Sans Pro"/>
            <w:color w:val="auto"/>
            <w:sz w:val="24"/>
            <w:szCs w:val="24"/>
          </w:rPr>
          <w:t xml:space="preserve">lt the </w:t>
        </w:r>
      </w:ins>
      <w:ins w:id="472" w:author="m" w:date="2023-05-08T16:43:36Z">
        <w:r>
          <w:rPr>
            <w:rFonts w:hint="default" w:ascii="Source Sans Pro" w:hAnsi="Source Sans Pro" w:cs="Source Sans Pro"/>
            <w:color w:val="auto"/>
            <w:sz w:val="24"/>
            <w:szCs w:val="24"/>
          </w:rPr>
          <w:t>functio</w:t>
        </w:r>
      </w:ins>
      <w:ins w:id="473" w:author="m" w:date="2023-05-08T16:43:37Z">
        <w:r>
          <w:rPr>
            <w:rFonts w:hint="default" w:ascii="Source Sans Pro" w:hAnsi="Source Sans Pro" w:cs="Source Sans Pro"/>
            <w:color w:val="auto"/>
            <w:sz w:val="24"/>
            <w:szCs w:val="24"/>
          </w:rPr>
          <w:t xml:space="preserve">n </w:t>
        </w:r>
      </w:ins>
      <w:ins w:id="474" w:author="m" w:date="2023-05-08T16:45:52Z">
        <w:r>
          <w:rPr>
            <w:rFonts w:hint="default" w:ascii="Source Sans Pro" w:hAnsi="Source Sans Pro" w:cs="Source Sans Pro"/>
            <w:color w:val="auto"/>
            <w:sz w:val="24"/>
            <w:szCs w:val="24"/>
          </w:rPr>
          <w:t>co</w:t>
        </w:r>
      </w:ins>
      <w:ins w:id="475" w:author="m" w:date="2023-05-08T16:45:53Z">
        <w:r>
          <w:rPr>
            <w:rFonts w:hint="default" w:ascii="Source Sans Pro" w:hAnsi="Source Sans Pro" w:cs="Source Sans Pro"/>
            <w:color w:val="auto"/>
            <w:sz w:val="24"/>
            <w:szCs w:val="24"/>
          </w:rPr>
          <w:t>mputes</w:t>
        </w:r>
      </w:ins>
      <w:ins w:id="476" w:author="m" w:date="2023-05-08T16:45:54Z">
        <w:r>
          <w:rPr>
            <w:rFonts w:hint="default" w:ascii="Source Sans Pro" w:hAnsi="Source Sans Pro" w:cs="Source Sans Pro"/>
            <w:color w:val="auto"/>
            <w:sz w:val="24"/>
            <w:szCs w:val="24"/>
          </w:rPr>
          <w:t xml:space="preserve"> </w:t>
        </w:r>
      </w:ins>
      <w:ins w:id="477" w:author="m" w:date="2023-05-08T16:43:37Z">
        <w:r>
          <w:rPr>
            <w:rFonts w:hint="default" w:ascii="Source Sans Pro" w:hAnsi="Source Sans Pro" w:cs="Source Sans Pro"/>
            <w:color w:val="auto"/>
            <w:sz w:val="24"/>
            <w:szCs w:val="24"/>
          </w:rPr>
          <w:t xml:space="preserve">indices across all sound files </w:t>
        </w:r>
      </w:ins>
      <w:ins w:id="478" w:author="m" w:date="2023-05-08T16:44:14Z">
        <w:r>
          <w:rPr>
            <w:rFonts w:hint="default" w:ascii="Source Sans Pro" w:hAnsi="Source Sans Pro" w:cs="Source Sans Pro"/>
            <w:color w:val="auto"/>
            <w:sz w:val="24"/>
            <w:szCs w:val="24"/>
          </w:rPr>
          <w:t xml:space="preserve">in </w:t>
        </w:r>
      </w:ins>
      <w:ins w:id="479" w:author="m" w:date="2023-05-08T16:44:15Z">
        <w:r>
          <w:rPr>
            <w:rFonts w:hint="default" w:ascii="Source Sans Pro" w:hAnsi="Source Sans Pro" w:cs="Source Sans Pro"/>
            <w:color w:val="auto"/>
            <w:sz w:val="24"/>
            <w:szCs w:val="24"/>
          </w:rPr>
          <w:t>t</w:t>
        </w:r>
      </w:ins>
      <w:ins w:id="480" w:author="m" w:date="2023-05-08T16:44:16Z">
        <w:r>
          <w:rPr>
            <w:rFonts w:hint="default" w:ascii="Source Sans Pro" w:hAnsi="Source Sans Pro" w:cs="Source Sans Pro"/>
            <w:color w:val="auto"/>
            <w:sz w:val="24"/>
            <w:szCs w:val="24"/>
          </w:rPr>
          <w:t>he</w:t>
        </w:r>
      </w:ins>
      <w:ins w:id="481" w:author="m" w:date="2023-05-08T16:44:17Z">
        <w:r>
          <w:rPr>
            <w:rFonts w:hint="default" w:ascii="Source Sans Pro" w:hAnsi="Source Sans Pro" w:cs="Source Sans Pro"/>
            <w:color w:val="auto"/>
            <w:sz w:val="24"/>
            <w:szCs w:val="24"/>
          </w:rPr>
          <w:t xml:space="preserve"> data se</w:t>
        </w:r>
      </w:ins>
      <w:ins w:id="482" w:author="m" w:date="2023-05-08T16:44:18Z">
        <w:r>
          <w:rPr>
            <w:rFonts w:hint="default" w:ascii="Source Sans Pro" w:hAnsi="Source Sans Pro" w:cs="Source Sans Pro"/>
            <w:color w:val="auto"/>
            <w:sz w:val="24"/>
            <w:szCs w:val="24"/>
          </w:rPr>
          <w:t xml:space="preserve">t. </w:t>
        </w:r>
      </w:ins>
      <w:ins w:id="483" w:author="m" w:date="2023-05-08T16:46:45Z">
        <w:r>
          <w:rPr>
            <w:rFonts w:hint="default" w:ascii="Source Sans Pro" w:hAnsi="Source Sans Pro" w:cs="Source Sans Pro"/>
            <w:color w:val="auto"/>
            <w:sz w:val="24"/>
            <w:szCs w:val="24"/>
          </w:rPr>
          <w:t>Howeve</w:t>
        </w:r>
      </w:ins>
      <w:ins w:id="484" w:author="m" w:date="2023-05-08T16:46:46Z">
        <w:r>
          <w:rPr>
            <w:rFonts w:hint="default" w:ascii="Source Sans Pro" w:hAnsi="Source Sans Pro" w:cs="Source Sans Pro"/>
            <w:color w:val="auto"/>
            <w:sz w:val="24"/>
            <w:szCs w:val="24"/>
          </w:rPr>
          <w:t>r</w:t>
        </w:r>
      </w:ins>
      <w:ins w:id="485" w:author="m" w:date="2023-05-08T16:44:29Z">
        <w:r>
          <w:rPr>
            <w:rFonts w:hint="default" w:ascii="Source Sans Pro" w:hAnsi="Source Sans Pro" w:cs="Source Sans Pro"/>
            <w:color w:val="auto"/>
            <w:sz w:val="24"/>
            <w:szCs w:val="24"/>
          </w:rPr>
          <w:t>,</w:t>
        </w:r>
      </w:ins>
      <w:ins w:id="486" w:author="m" w:date="2023-05-08T16:44:30Z">
        <w:r>
          <w:rPr>
            <w:rFonts w:hint="default" w:ascii="Source Sans Pro" w:hAnsi="Source Sans Pro" w:cs="Source Sans Pro"/>
            <w:color w:val="auto"/>
            <w:sz w:val="24"/>
            <w:szCs w:val="24"/>
          </w:rPr>
          <w:t xml:space="preserve"> </w:t>
        </w:r>
      </w:ins>
      <w:ins w:id="487" w:author="m" w:date="2023-05-08T16:44:31Z">
        <w:r>
          <w:rPr>
            <w:rFonts w:hint="default" w:ascii="Source Sans Pro" w:hAnsi="Source Sans Pro" w:cs="Source Sans Pro"/>
            <w:color w:val="auto"/>
            <w:sz w:val="24"/>
            <w:szCs w:val="24"/>
          </w:rPr>
          <w:t>t</w:t>
        </w:r>
      </w:ins>
      <w:del w:id="488" w:author="m" w:date="2023-05-08T16:44:30Z">
        <w:r>
          <w:rPr>
            <w:rFonts w:hint="default" w:ascii="Source Sans Pro" w:hAnsi="Source Sans Pro" w:cs="Source Sans Pro"/>
            <w:color w:val="auto"/>
            <w:sz w:val="24"/>
            <w:szCs w:val="24"/>
          </w:rPr>
          <w:delText>T</w:delText>
        </w:r>
      </w:del>
      <w:r>
        <w:rPr>
          <w:rFonts w:hint="default" w:ascii="Source Sans Pro" w:hAnsi="Source Sans Pro" w:cs="Source Sans Pro"/>
          <w:color w:val="auto"/>
          <w:sz w:val="24"/>
          <w:szCs w:val="24"/>
        </w:rPr>
        <w:t>he function also allows detailing those indices</w:t>
      </w:r>
      <w:ins w:id="489" w:author="m" w:date="2023-05-08T16:46:51Z">
        <w:r>
          <w:rPr>
            <w:rFonts w:hint="default" w:ascii="Source Sans Pro" w:hAnsi="Source Sans Pro" w:cs="Source Sans Pro"/>
            <w:color w:val="auto"/>
            <w:sz w:val="24"/>
            <w:szCs w:val="24"/>
          </w:rPr>
          <w:t xml:space="preserve"> s</w:t>
        </w:r>
      </w:ins>
      <w:ins w:id="490" w:author="m" w:date="2023-05-08T16:46:52Z">
        <w:r>
          <w:rPr>
            <w:rFonts w:hint="default" w:ascii="Source Sans Pro" w:hAnsi="Source Sans Pro" w:cs="Source Sans Pro"/>
            <w:color w:val="auto"/>
            <w:sz w:val="24"/>
            <w:szCs w:val="24"/>
          </w:rPr>
          <w:t>epa</w:t>
        </w:r>
      </w:ins>
      <w:ins w:id="491" w:author="m" w:date="2023-05-08T16:46:54Z">
        <w:r>
          <w:rPr>
            <w:rFonts w:hint="default" w:ascii="Source Sans Pro" w:hAnsi="Source Sans Pro" w:cs="Source Sans Pro"/>
            <w:color w:val="auto"/>
            <w:sz w:val="24"/>
            <w:szCs w:val="24"/>
          </w:rPr>
          <w:t>rat</w:t>
        </w:r>
      </w:ins>
      <w:ins w:id="492" w:author="m" w:date="2023-05-08T16:46:56Z">
        <w:r>
          <w:rPr>
            <w:rFonts w:hint="default" w:ascii="Source Sans Pro" w:hAnsi="Source Sans Pro" w:cs="Source Sans Pro"/>
            <w:color w:val="auto"/>
            <w:sz w:val="24"/>
            <w:szCs w:val="24"/>
          </w:rPr>
          <w:t>ely</w:t>
        </w:r>
      </w:ins>
      <w:r>
        <w:rPr>
          <w:rFonts w:hint="default" w:ascii="Source Sans Pro" w:hAnsi="Source Sans Pro" w:cs="Source Sans Pro"/>
          <w:color w:val="auto"/>
          <w:sz w:val="24"/>
          <w:szCs w:val="24"/>
        </w:rPr>
        <w:t xml:space="preserve"> </w:t>
      </w:r>
      <w:del w:id="493" w:author="m" w:date="2023-05-08T16:46:58Z">
        <w:r>
          <w:rPr>
            <w:rFonts w:hint="default" w:ascii="Source Sans Pro" w:hAnsi="Source Sans Pro" w:cs="Source Sans Pro"/>
            <w:color w:val="auto"/>
            <w:sz w:val="24"/>
            <w:szCs w:val="24"/>
            <w:lang w:val="en-US"/>
          </w:rPr>
          <w:delText xml:space="preserve">by </w:delText>
        </w:r>
      </w:del>
      <w:ins w:id="494" w:author="m" w:date="2023-05-08T16:46:58Z">
        <w:r>
          <w:rPr>
            <w:rFonts w:hint="default" w:ascii="Source Sans Pro" w:hAnsi="Source Sans Pro" w:cs="Source Sans Pro"/>
            <w:color w:val="auto"/>
            <w:sz w:val="24"/>
            <w:szCs w:val="24"/>
          </w:rPr>
          <w:t>for e</w:t>
        </w:r>
      </w:ins>
      <w:ins w:id="495" w:author="m" w:date="2023-05-08T16:46:59Z">
        <w:r>
          <w:rPr>
            <w:rFonts w:hint="default" w:ascii="Source Sans Pro" w:hAnsi="Source Sans Pro" w:cs="Source Sans Pro"/>
            <w:color w:val="auto"/>
            <w:sz w:val="24"/>
            <w:szCs w:val="24"/>
          </w:rPr>
          <w:t xml:space="preserve">ach </w:t>
        </w:r>
      </w:ins>
      <w:r>
        <w:rPr>
          <w:rFonts w:hint="default" w:ascii="Source Sans Pro" w:hAnsi="Source Sans Pro" w:cs="Source Sans Pro"/>
          <w:color w:val="auto"/>
          <w:sz w:val="24"/>
          <w:szCs w:val="24"/>
        </w:rPr>
        <w:t>sound file</w:t>
      </w:r>
      <w:ins w:id="496" w:author="m" w:date="2023-05-08T16:45:05Z">
        <w:r>
          <w:rPr>
            <w:rFonts w:hint="default" w:ascii="Source Sans Pro" w:hAnsi="Source Sans Pro" w:cs="Source Sans Pro"/>
            <w:color w:val="auto"/>
            <w:sz w:val="24"/>
            <w:szCs w:val="24"/>
          </w:rPr>
          <w:t xml:space="preserve"> (</w:t>
        </w:r>
      </w:ins>
      <w:ins w:id="497" w:author="m" w:date="2023-05-08T16:45:06Z">
        <w:r>
          <w:rPr>
            <w:rFonts w:hint="default" w:ascii="Source Sans Pro" w:hAnsi="Source Sans Pro" w:cs="Source Sans Pro"/>
            <w:color w:val="auto"/>
            <w:sz w:val="24"/>
            <w:szCs w:val="24"/>
          </w:rPr>
          <w:t>arg</w:t>
        </w:r>
      </w:ins>
      <w:ins w:id="498" w:author="m" w:date="2023-05-08T16:45:07Z">
        <w:r>
          <w:rPr>
            <w:rFonts w:hint="default" w:ascii="Source Sans Pro" w:hAnsi="Source Sans Pro" w:cs="Source Sans Pro"/>
            <w:color w:val="auto"/>
            <w:sz w:val="24"/>
            <w:szCs w:val="24"/>
          </w:rPr>
          <w:t>ument</w:t>
        </w:r>
      </w:ins>
      <w:ins w:id="499" w:author="m" w:date="2023-05-08T16:45:08Z">
        <w:r>
          <w:rPr>
            <w:rFonts w:hint="default" w:ascii="Source Sans Pro" w:hAnsi="Source Sans Pro" w:cs="Source Sans Pro"/>
            <w:color w:val="auto"/>
            <w:sz w:val="24"/>
            <w:szCs w:val="24"/>
          </w:rPr>
          <w:t xml:space="preserve"> </w:t>
        </w:r>
      </w:ins>
      <w:ins w:id="500" w:author="marcelo" w:date="2023-05-09T20:00:23Z">
        <w:r>
          <w:rPr>
            <w:rFonts w:hint="default" w:ascii="Source Sans Pro" w:hAnsi="Source Sans Pro" w:cs="Source Sans Pro"/>
            <w:color w:val="auto"/>
            <w:sz w:val="24"/>
            <w:szCs w:val="24"/>
          </w:rPr>
          <w:t>'</w:t>
        </w:r>
      </w:ins>
      <w:ins w:id="501" w:author="m" w:date="2023-05-08T16:45:08Z">
        <w:del w:id="502" w:author="marcelo" w:date="2023-05-09T20:00:23Z">
          <w:r>
            <w:rPr>
              <w:rFonts w:hint="default" w:ascii="Source Sans Pro" w:hAnsi="Source Sans Pro" w:cs="Source Sans Pro"/>
              <w:color w:val="auto"/>
              <w:sz w:val="24"/>
              <w:szCs w:val="24"/>
            </w:rPr>
            <w:delText>‘</w:delText>
          </w:r>
        </w:del>
      </w:ins>
      <w:ins w:id="503" w:author="m" w:date="2023-05-08T16:45:09Z">
        <w:r>
          <w:rPr>
            <w:rFonts w:hint="default" w:ascii="Source Sans Pro" w:hAnsi="Source Sans Pro" w:cs="Source Sans Pro"/>
            <w:color w:val="auto"/>
            <w:sz w:val="24"/>
            <w:szCs w:val="24"/>
          </w:rPr>
          <w:t>b</w:t>
        </w:r>
      </w:ins>
      <w:ins w:id="504" w:author="m" w:date="2023-05-08T16:45:10Z">
        <w:r>
          <w:rPr>
            <w:rFonts w:hint="default" w:ascii="Source Sans Pro" w:hAnsi="Source Sans Pro" w:cs="Source Sans Pro"/>
            <w:color w:val="auto"/>
            <w:sz w:val="24"/>
            <w:szCs w:val="24"/>
          </w:rPr>
          <w:t>y.sou</w:t>
        </w:r>
      </w:ins>
      <w:ins w:id="505" w:author="m" w:date="2023-05-08T16:45:11Z">
        <w:r>
          <w:rPr>
            <w:rFonts w:hint="default" w:ascii="Source Sans Pro" w:hAnsi="Source Sans Pro" w:cs="Source Sans Pro"/>
            <w:color w:val="auto"/>
            <w:sz w:val="24"/>
            <w:szCs w:val="24"/>
          </w:rPr>
          <w:t>nd.fi</w:t>
        </w:r>
      </w:ins>
      <w:ins w:id="506" w:author="m" w:date="2023-05-08T16:45:12Z">
        <w:r>
          <w:rPr>
            <w:rFonts w:hint="default" w:ascii="Source Sans Pro" w:hAnsi="Source Sans Pro" w:cs="Source Sans Pro"/>
            <w:color w:val="auto"/>
            <w:sz w:val="24"/>
            <w:szCs w:val="24"/>
          </w:rPr>
          <w:t>le</w:t>
        </w:r>
      </w:ins>
      <w:ins w:id="507" w:author="marcelo" w:date="2023-05-09T20:00:26Z">
        <w:r>
          <w:rPr>
            <w:rFonts w:hint="default" w:ascii="Source Sans Pro" w:hAnsi="Source Sans Pro" w:cs="Source Sans Pro"/>
            <w:color w:val="auto"/>
            <w:sz w:val="24"/>
            <w:szCs w:val="24"/>
          </w:rPr>
          <w:t>'</w:t>
        </w:r>
      </w:ins>
      <w:ins w:id="508" w:author="m" w:date="2023-05-08T16:45:12Z">
        <w:del w:id="509" w:author="marcelo" w:date="2023-05-09T20:00:25Z">
          <w:r>
            <w:rPr>
              <w:rFonts w:hint="default" w:ascii="Source Sans Pro" w:hAnsi="Source Sans Pro" w:cs="Source Sans Pro"/>
              <w:color w:val="auto"/>
              <w:sz w:val="24"/>
              <w:szCs w:val="24"/>
            </w:rPr>
            <w:delText>’</w:delText>
          </w:r>
        </w:del>
      </w:ins>
      <w:ins w:id="510" w:author="m" w:date="2023-05-08T16:45:13Z">
        <w:r>
          <w:rPr>
            <w:rFonts w:hint="default" w:ascii="Source Sans Pro" w:hAnsi="Source Sans Pro" w:cs="Source Sans Pro"/>
            <w:color w:val="auto"/>
            <w:sz w:val="24"/>
            <w:szCs w:val="24"/>
          </w:rPr>
          <w:t>)</w:t>
        </w:r>
      </w:ins>
      <w:del w:id="511" w:author="m" w:date="2023-05-08T16:43:31Z">
        <w:r>
          <w:rPr>
            <w:rFonts w:hint="default" w:ascii="Source Sans Pro" w:hAnsi="Source Sans Pro" w:cs="Source Sans Pro"/>
            <w:color w:val="auto"/>
            <w:sz w:val="24"/>
            <w:szCs w:val="24"/>
            <w:lang w:val="en-US"/>
          </w:rPr>
          <w:delText xml:space="preserve"> as well as by additional categorical features</w:delText>
        </w:r>
      </w:del>
      <w:del w:id="512" w:author="m" w:date="2023-05-08T16:43:31Z">
        <w:r>
          <w:rPr>
            <w:rFonts w:hint="default" w:ascii="Source Sans Pro" w:hAnsi="Source Sans Pro" w:cs="Source Sans Pro"/>
            <w:color w:val="auto"/>
            <w:sz w:val="24"/>
            <w:szCs w:val="24"/>
          </w:rPr>
          <w:delText>.</w:delText>
        </w:r>
      </w:del>
      <w:r>
        <w:rPr>
          <w:rFonts w:hint="default" w:ascii="Source Sans Pro" w:hAnsi="Source Sans Pro" w:cs="Source Sans Pro"/>
          <w:color w:val="auto"/>
          <w:sz w:val="24"/>
          <w:szCs w:val="24"/>
        </w:rPr>
        <w:t xml:space="preserve"> </w:t>
      </w:r>
      <w:ins w:id="513" w:author="m" w:date="2023-05-08T16:44:35Z">
        <w:r>
          <w:rPr>
            <w:rFonts w:hint="default" w:ascii="Source Sans Pro" w:hAnsi="Source Sans Pro" w:cs="Source Sans Pro"/>
            <w:color w:val="auto"/>
            <w:sz w:val="24"/>
            <w:szCs w:val="24"/>
          </w:rPr>
          <w:t xml:space="preserve"> </w:t>
        </w:r>
      </w:ins>
      <w:del w:id="514" w:author="m" w:date="2023-05-08T16:36:28Z">
        <w:r>
          <w:rPr>
            <w:rFonts w:hint="default" w:ascii="Source Sans Pro" w:hAnsi="Source Sans Pro" w:cs="Source Sans Pro"/>
            <w:color w:val="auto"/>
            <w:sz w:val="24"/>
            <w:szCs w:val="24"/>
            <w:lang w:val="en-US"/>
          </w:rPr>
          <w:delText xml:space="preserve">Here we </w:delText>
        </w:r>
      </w:del>
      <w:ins w:id="515" w:author="m" w:date="2023-05-08T16:36:31Z">
        <w:r>
          <w:rPr>
            <w:rFonts w:hint="default" w:ascii="Source Sans Pro" w:hAnsi="Source Sans Pro" w:cs="Source Sans Pro"/>
            <w:color w:val="auto"/>
            <w:sz w:val="24"/>
            <w:szCs w:val="24"/>
          </w:rPr>
          <w:t xml:space="preserve">The </w:t>
        </w:r>
      </w:ins>
      <w:ins w:id="516" w:author="m" w:date="2023-05-08T16:36:32Z">
        <w:r>
          <w:rPr>
            <w:rFonts w:hint="default" w:ascii="Source Sans Pro" w:hAnsi="Source Sans Pro" w:cs="Source Sans Pro"/>
            <w:color w:val="auto"/>
            <w:sz w:val="24"/>
            <w:szCs w:val="24"/>
          </w:rPr>
          <w:t>fol</w:t>
        </w:r>
      </w:ins>
      <w:ins w:id="517" w:author="m" w:date="2023-05-08T16:36:33Z">
        <w:r>
          <w:rPr>
            <w:rFonts w:hint="default" w:ascii="Source Sans Pro" w:hAnsi="Source Sans Pro" w:cs="Source Sans Pro"/>
            <w:color w:val="auto"/>
            <w:sz w:val="24"/>
            <w:szCs w:val="24"/>
          </w:rPr>
          <w:t>lowin</w:t>
        </w:r>
      </w:ins>
      <w:ins w:id="518" w:author="m" w:date="2023-05-08T16:36:34Z">
        <w:r>
          <w:rPr>
            <w:rFonts w:hint="default" w:ascii="Source Sans Pro" w:hAnsi="Source Sans Pro" w:cs="Source Sans Pro"/>
            <w:color w:val="auto"/>
            <w:sz w:val="24"/>
            <w:szCs w:val="24"/>
          </w:rPr>
          <w:t>g co</w:t>
        </w:r>
      </w:ins>
      <w:ins w:id="519" w:author="m" w:date="2023-05-08T16:36:35Z">
        <w:r>
          <w:rPr>
            <w:rFonts w:hint="default" w:ascii="Source Sans Pro" w:hAnsi="Source Sans Pro" w:cs="Source Sans Pro"/>
            <w:color w:val="auto"/>
            <w:sz w:val="24"/>
            <w:szCs w:val="24"/>
          </w:rPr>
          <w:t xml:space="preserve">de </w:t>
        </w:r>
      </w:ins>
      <w:r>
        <w:rPr>
          <w:rFonts w:hint="default" w:ascii="Source Sans Pro" w:hAnsi="Source Sans Pro" w:cs="Source Sans Pro"/>
          <w:color w:val="auto"/>
          <w:sz w:val="24"/>
          <w:szCs w:val="24"/>
        </w:rPr>
        <w:t>show the first ten files</w:t>
      </w:r>
      <w:r>
        <w:rPr>
          <w:rFonts w:hint="default" w:ascii="Source Sans Pro" w:hAnsi="Source Sans Pro" w:cs="Source Sans Pro"/>
          <w:color w:val="auto"/>
          <w:sz w:val="24"/>
          <w:szCs w:val="24"/>
          <w:lang w:val="en-US"/>
        </w:rPr>
        <w:t xml:space="preserve"> detailed by the column ‘tu</w:t>
      </w:r>
      <w:del w:id="520" w:author="m" w:date="2023-05-08T16:35:25Z">
        <w:r>
          <w:rPr>
            <w:rFonts w:hint="default" w:ascii="Source Sans Pro" w:hAnsi="Source Sans Pro" w:cs="Source Sans Pro"/>
            <w:color w:val="auto"/>
            <w:sz w:val="24"/>
            <w:szCs w:val="24"/>
            <w:lang w:val="en-US"/>
          </w:rPr>
          <w:delText>n</w:delText>
        </w:r>
      </w:del>
      <w:r>
        <w:rPr>
          <w:rFonts w:hint="default" w:ascii="Source Sans Pro" w:hAnsi="Source Sans Pro" w:cs="Source Sans Pro"/>
          <w:color w:val="auto"/>
          <w:sz w:val="24"/>
          <w:szCs w:val="24"/>
          <w:lang w:val="en-US"/>
        </w:rPr>
        <w:t xml:space="preserve">ning_parameters’ which contains the </w:t>
      </w:r>
      <w:del w:id="521" w:author="m" w:date="2023-05-08T16:35:28Z">
        <w:r>
          <w:rPr>
            <w:rFonts w:hint="default" w:ascii="Source Sans Pro" w:hAnsi="Source Sans Pro" w:cs="Source Sans Pro"/>
            <w:color w:val="auto"/>
            <w:sz w:val="24"/>
            <w:szCs w:val="24"/>
            <w:lang w:val="en-US"/>
          </w:rPr>
          <w:delText>combained</w:delText>
        </w:r>
      </w:del>
      <w:ins w:id="522" w:author="m" w:date="2023-05-08T16:35:28Z">
        <w:r>
          <w:rPr>
            <w:rFonts w:hint="default" w:ascii="Source Sans Pro" w:hAnsi="Source Sans Pro" w:cs="Source Sans Pro"/>
            <w:color w:val="auto"/>
            <w:sz w:val="24"/>
            <w:szCs w:val="24"/>
          </w:rPr>
          <w:t>combined</w:t>
        </w:r>
      </w:ins>
      <w:r>
        <w:rPr>
          <w:rFonts w:hint="default" w:ascii="Source Sans Pro" w:hAnsi="Source Sans Pro" w:cs="Source Sans Pro"/>
          <w:color w:val="auto"/>
          <w:sz w:val="24"/>
          <w:szCs w:val="24"/>
          <w:lang w:val="en-US"/>
        </w:rPr>
        <w:t xml:space="preserve"> detection parameter values used in Raven</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p>
    <w:p>
      <w:pPr>
        <w:pStyle w:val="39"/>
        <w:spacing w:after="0"/>
        <w:rPr>
          <w:ins w:id="524" w:author="marcelo" w:date="2023-05-09T20:06:11Z"/>
          <w:rStyle w:val="72"/>
        </w:rPr>
        <w:pPrChange w:id="523" w:author="marcelo" w:date="2023-05-09T20:05:59Z">
          <w:pPr>
            <w:pStyle w:val="39"/>
          </w:pPr>
        </w:pPrChange>
      </w:pPr>
      <w:r>
        <w:rPr>
          <w:rStyle w:val="72"/>
        </w:rPr>
        <w:t xml:space="preserve">diag_raven </w:t>
      </w:r>
      <w:r>
        <w:rPr>
          <w:rStyle w:val="58"/>
        </w:rPr>
        <w:t>&lt;-</w:t>
      </w:r>
      <w:r>
        <w:rPr>
          <w:rStyle w:val="72"/>
        </w:rPr>
        <w:t xml:space="preserve"> </w:t>
      </w:r>
      <w:r>
        <w:rPr>
          <w:rStyle w:val="59"/>
        </w:rPr>
        <w:t>diagnose_detection</w:t>
      </w:r>
      <w:r>
        <w:rPr>
          <w:rStyle w:val="72"/>
        </w:rPr>
        <w:t>(</w:t>
      </w:r>
    </w:p>
    <w:p>
      <w:pPr>
        <w:pStyle w:val="39"/>
        <w:spacing w:after="0"/>
        <w:ind w:firstLine="720"/>
        <w:rPr>
          <w:ins w:id="525" w:author="m" w:date="2023-05-10T12:35:22Z"/>
          <w:rStyle w:val="72"/>
          <w:rFonts w:hint="default"/>
          <w:lang w:val="en-US"/>
        </w:rPr>
      </w:pPr>
      <w:r>
        <w:rPr>
          <w:rStyle w:val="66"/>
        </w:rPr>
        <w:t>reference =</w:t>
      </w:r>
      <w:r>
        <w:rPr>
          <w:rStyle w:val="72"/>
        </w:rPr>
        <w:t xml:space="preserve"> manual_ref_tae,</w:t>
      </w:r>
      <w:ins w:id="526" w:author="marcelo" w:date="2023-05-09T20:11:25Z">
        <w:r>
          <w:rPr>
            <w:rStyle w:val="72"/>
            <w:rFonts w:hint="default"/>
            <w:lang w:val="en-US"/>
          </w:rPr>
          <w:t xml:space="preserve">  </w:t>
        </w:r>
      </w:ins>
      <w:ins w:id="527" w:author="marcelo" w:date="2023-05-09T20:06:34Z">
        <w:r>
          <w:rPr>
            <w:rStyle w:val="72"/>
            <w:rFonts w:hint="default"/>
            <w:lang w:val="en-US"/>
          </w:rPr>
          <w:t xml:space="preserve"> </w:t>
        </w:r>
      </w:ins>
      <w:ins w:id="528" w:author="m" w:date="2023-05-10T12:35:22Z">
        <w:r>
          <w:rPr>
            <w:rStyle w:val="72"/>
            <w:rFonts w:hint="default"/>
            <w:lang w:val="en-US"/>
          </w:rPr>
          <w:t xml:space="preserve"># data frame with </w:t>
        </w:r>
      </w:ins>
      <w:ins w:id="529" w:author="m" w:date="2023-05-10T12:35:22Z">
        <w:r>
          <w:rPr>
            <w:rStyle w:val="72"/>
            <w:rFonts w:hint="default" w:ascii="Consolas"/>
          </w:rPr>
          <w:t xml:space="preserve">reference </w:t>
        </w:r>
      </w:ins>
      <w:ins w:id="530" w:author="m" w:date="2023-05-10T12:35:22Z">
        <w:r>
          <w:rPr>
            <w:rStyle w:val="72"/>
            <w:rFonts w:hint="default"/>
            <w:lang w:val="en-US"/>
          </w:rPr>
          <w:t>annotations</w:t>
        </w:r>
      </w:ins>
    </w:p>
    <w:p>
      <w:pPr>
        <w:pStyle w:val="39"/>
        <w:spacing w:after="0"/>
        <w:ind w:firstLine="720"/>
        <w:rPr>
          <w:ins w:id="532" w:author="marcelo" w:date="2023-05-09T20:06:16Z"/>
          <w:del w:id="533" w:author="m" w:date="2023-05-10T12:35:25Z"/>
          <w:rStyle w:val="72"/>
        </w:rPr>
        <w:pPrChange w:id="531" w:author="marcelo" w:date="2023-05-09T20:06:14Z">
          <w:pPr>
            <w:pStyle w:val="39"/>
          </w:pPr>
        </w:pPrChange>
      </w:pPr>
      <w:ins w:id="534" w:author="marcelo" w:date="2023-05-09T20:06:34Z">
        <w:del w:id="535" w:author="m" w:date="2023-05-10T12:35:22Z">
          <w:r>
            <w:rPr>
              <w:rStyle w:val="72"/>
              <w:rFonts w:hint="default"/>
              <w:lang w:val="en-US"/>
            </w:rPr>
            <w:delText>#</w:delText>
          </w:r>
        </w:del>
      </w:ins>
      <w:ins w:id="536" w:author="marcelo" w:date="2023-05-09T20:06:35Z">
        <w:del w:id="537" w:author="m" w:date="2023-05-10T12:35:22Z">
          <w:r>
            <w:rPr>
              <w:rStyle w:val="72"/>
              <w:rFonts w:hint="default"/>
              <w:lang w:val="en-US"/>
            </w:rPr>
            <w:delText xml:space="preserve"> </w:delText>
          </w:r>
        </w:del>
      </w:ins>
      <w:ins w:id="538" w:author="marcelo" w:date="2023-05-09T20:06:38Z">
        <w:del w:id="539" w:author="m" w:date="2023-05-10T12:35:22Z">
          <w:r>
            <w:rPr>
              <w:rStyle w:val="72"/>
              <w:rFonts w:hint="default"/>
              <w:lang w:val="en-US"/>
            </w:rPr>
            <w:delText>ann</w:delText>
          </w:r>
        </w:del>
      </w:ins>
      <w:ins w:id="540" w:author="marcelo" w:date="2023-05-09T20:06:39Z">
        <w:del w:id="541" w:author="m" w:date="2023-05-10T12:35:22Z">
          <w:r>
            <w:rPr>
              <w:rStyle w:val="72"/>
              <w:rFonts w:hint="default"/>
              <w:lang w:val="en-US"/>
            </w:rPr>
            <w:delText>otation</w:delText>
          </w:r>
        </w:del>
      </w:ins>
      <w:ins w:id="542" w:author="marcelo" w:date="2023-05-09T20:06:58Z">
        <w:del w:id="543" w:author="m" w:date="2023-05-10T12:35:22Z">
          <w:r>
            <w:rPr>
              <w:rStyle w:val="72"/>
              <w:rFonts w:hint="default"/>
              <w:lang w:val="en-US"/>
            </w:rPr>
            <w:delText xml:space="preserve"> dat</w:delText>
          </w:r>
        </w:del>
      </w:ins>
      <w:ins w:id="544" w:author="marcelo" w:date="2023-05-09T20:06:59Z">
        <w:del w:id="545" w:author="m" w:date="2023-05-10T12:35:22Z">
          <w:r>
            <w:rPr>
              <w:rStyle w:val="72"/>
              <w:rFonts w:hint="default"/>
              <w:lang w:val="en-US"/>
            </w:rPr>
            <w:delText>a frame</w:delText>
          </w:r>
        </w:del>
      </w:ins>
      <w:ins w:id="546" w:author="marcelo" w:date="2023-05-09T20:06:40Z">
        <w:del w:id="547" w:author="m" w:date="2023-05-10T12:35:22Z">
          <w:r>
            <w:rPr>
              <w:rStyle w:val="72"/>
              <w:rFonts w:hint="default"/>
              <w:lang w:val="en-US"/>
            </w:rPr>
            <w:delText xml:space="preserve"> to be </w:delText>
          </w:r>
        </w:del>
      </w:ins>
      <w:ins w:id="548" w:author="marcelo" w:date="2023-05-09T20:06:41Z">
        <w:del w:id="549" w:author="m" w:date="2023-05-10T12:35:22Z">
          <w:r>
            <w:rPr>
              <w:rStyle w:val="72"/>
              <w:rFonts w:hint="default"/>
              <w:lang w:val="en-US"/>
            </w:rPr>
            <w:delText xml:space="preserve">used as </w:delText>
          </w:r>
        </w:del>
      </w:ins>
      <w:ins w:id="550" w:author="marcelo" w:date="2023-05-09T20:06:42Z">
        <w:del w:id="551" w:author="m" w:date="2023-05-10T12:35:22Z">
          <w:r>
            <w:rPr>
              <w:rStyle w:val="72"/>
              <w:rFonts w:hint="default"/>
              <w:lang w:val="en-US"/>
            </w:rPr>
            <w:delText>referenc</w:delText>
          </w:r>
        </w:del>
      </w:ins>
      <w:ins w:id="552" w:author="marcelo" w:date="2023-05-09T20:06:43Z">
        <w:del w:id="553" w:author="m" w:date="2023-05-10T12:35:22Z">
          <w:r>
            <w:rPr>
              <w:rStyle w:val="72"/>
              <w:rFonts w:hint="default"/>
              <w:lang w:val="en-US"/>
            </w:rPr>
            <w:delText>e</w:delText>
          </w:r>
        </w:del>
      </w:ins>
      <w:del w:id="554" w:author="m" w:date="2023-05-10T12:35:22Z">
        <w:r>
          <w:rPr>
            <w:rStyle w:val="72"/>
          </w:rPr>
          <w:delText xml:space="preserve"> </w:delText>
        </w:r>
      </w:del>
    </w:p>
    <w:p>
      <w:pPr>
        <w:pStyle w:val="39"/>
        <w:spacing w:after="0"/>
        <w:ind w:firstLine="720"/>
        <w:rPr>
          <w:ins w:id="556" w:author="marcelo" w:date="2023-05-09T20:06:23Z"/>
          <w:rStyle w:val="72"/>
          <w:rFonts w:hint="default"/>
        </w:rPr>
        <w:pPrChange w:id="555" w:author="marcelo" w:date="2023-05-09T20:06:20Z">
          <w:pPr>
            <w:pStyle w:val="39"/>
          </w:pPr>
        </w:pPrChange>
      </w:pPr>
      <w:r>
        <w:rPr>
          <w:rStyle w:val="66"/>
        </w:rPr>
        <w:t>detection =</w:t>
      </w:r>
      <w:r>
        <w:rPr>
          <w:rStyle w:val="72"/>
        </w:rPr>
        <w:t xml:space="preserve"> raven_detec,</w:t>
      </w:r>
      <w:ins w:id="557" w:author="marcelo" w:date="2023-05-09T20:06:45Z">
        <w:r>
          <w:rPr>
            <w:rStyle w:val="72"/>
            <w:rFonts w:hint="default"/>
            <w:lang w:val="en-US"/>
          </w:rPr>
          <w:t xml:space="preserve"> </w:t>
        </w:r>
      </w:ins>
      <w:ins w:id="558" w:author="marcelo" w:date="2023-05-09T20:11:24Z">
        <w:r>
          <w:rPr>
            <w:rStyle w:val="72"/>
            <w:rFonts w:hint="default"/>
            <w:lang w:val="en-US"/>
          </w:rPr>
          <w:t xml:space="preserve">  </w:t>
        </w:r>
      </w:ins>
      <w:ins w:id="559" w:author="marcelo" w:date="2023-05-09T20:06:45Z">
        <w:r>
          <w:rPr>
            <w:rStyle w:val="72"/>
            <w:rFonts w:hint="default"/>
            <w:lang w:val="en-US"/>
          </w:rPr>
          <w:t>#</w:t>
        </w:r>
      </w:ins>
      <w:ins w:id="560" w:author="marcelo" w:date="2023-05-09T20:06:46Z">
        <w:r>
          <w:rPr>
            <w:rStyle w:val="72"/>
            <w:rFonts w:hint="default"/>
            <w:lang w:val="en-US"/>
          </w:rPr>
          <w:t xml:space="preserve"> detec</w:t>
        </w:r>
      </w:ins>
      <w:ins w:id="561" w:author="marcelo" w:date="2023-05-09T20:06:47Z">
        <w:r>
          <w:rPr>
            <w:rStyle w:val="72"/>
            <w:rFonts w:hint="default"/>
            <w:lang w:val="en-US"/>
          </w:rPr>
          <w:t>tion</w:t>
        </w:r>
      </w:ins>
      <w:ins w:id="562" w:author="marcelo" w:date="2023-05-09T20:06:54Z">
        <w:r>
          <w:rPr>
            <w:rStyle w:val="72"/>
            <w:rFonts w:hint="default"/>
            <w:lang w:val="en-US"/>
          </w:rPr>
          <w:t xml:space="preserve"> data f</w:t>
        </w:r>
      </w:ins>
      <w:ins w:id="563" w:author="marcelo" w:date="2023-05-09T20:06:55Z">
        <w:r>
          <w:rPr>
            <w:rStyle w:val="72"/>
            <w:rFonts w:hint="default"/>
            <w:lang w:val="en-US"/>
          </w:rPr>
          <w:t>rame</w:t>
        </w:r>
      </w:ins>
      <w:ins w:id="564" w:author="marcelo" w:date="2023-05-09T20:07:04Z">
        <w:r>
          <w:rPr>
            <w:rStyle w:val="72"/>
            <w:rFonts w:hint="default"/>
            <w:lang w:val="en-US"/>
          </w:rPr>
          <w:t xml:space="preserve"> to b</w:t>
        </w:r>
      </w:ins>
      <w:ins w:id="565" w:author="marcelo" w:date="2023-05-09T20:07:05Z">
        <w:r>
          <w:rPr>
            <w:rStyle w:val="72"/>
            <w:rFonts w:hint="default"/>
            <w:lang w:val="en-US"/>
          </w:rPr>
          <w:t xml:space="preserve">e </w:t>
        </w:r>
      </w:ins>
      <w:ins w:id="566" w:author="marcelo" w:date="2023-05-09T20:07:08Z">
        <w:r>
          <w:rPr>
            <w:rStyle w:val="72"/>
            <w:rFonts w:hint="default"/>
            <w:lang w:val="en-US"/>
          </w:rPr>
          <w:t>diagn</w:t>
        </w:r>
      </w:ins>
      <w:ins w:id="567" w:author="marcelo" w:date="2023-05-09T20:07:09Z">
        <w:r>
          <w:rPr>
            <w:rStyle w:val="72"/>
            <w:rFonts w:hint="default"/>
            <w:lang w:val="en-US"/>
          </w:rPr>
          <w:t>ose</w:t>
        </w:r>
      </w:ins>
      <w:ins w:id="568" w:author="m" w:date="2023-05-10T12:35:36Z">
        <w:r>
          <w:rPr>
            <w:rStyle w:val="72"/>
            <w:rFonts w:hint="default" w:ascii="Consolas"/>
          </w:rPr>
          <w:t>d</w:t>
        </w:r>
      </w:ins>
    </w:p>
    <w:p>
      <w:pPr>
        <w:pStyle w:val="39"/>
        <w:spacing w:after="0"/>
        <w:ind w:firstLine="720"/>
        <w:rPr>
          <w:ins w:id="570" w:author="marcelo" w:date="2023-05-09T20:06:26Z"/>
          <w:rStyle w:val="72"/>
          <w:rFonts w:hint="default"/>
          <w:lang w:val="en-US"/>
        </w:rPr>
        <w:pPrChange w:id="569" w:author="marcelo" w:date="2023-05-09T20:06:20Z">
          <w:pPr>
            <w:pStyle w:val="39"/>
          </w:pPr>
        </w:pPrChange>
      </w:pPr>
      <w:del w:id="571" w:author="marcelo" w:date="2023-05-09T20:06:23Z">
        <w:r>
          <w:rPr/>
          <w:br w:type="textWrapping"/>
        </w:r>
      </w:del>
      <w:del w:id="572" w:author="marcelo" w:date="2023-05-09T20:06:22Z">
        <w:r>
          <w:rPr>
            <w:rStyle w:val="72"/>
          </w:rPr>
          <w:delText xml:space="preserve">  </w:delText>
        </w:r>
      </w:del>
      <w:del w:id="573" w:author="marcelo" w:date="2023-05-09T20:06:21Z">
        <w:r>
          <w:rPr>
            <w:rStyle w:val="72"/>
          </w:rPr>
          <w:delText xml:space="preserve">  </w:delText>
        </w:r>
      </w:del>
      <w:r>
        <w:rPr>
          <w:rStyle w:val="66"/>
        </w:rPr>
        <w:t>by =</w:t>
      </w:r>
      <w:r>
        <w:rPr>
          <w:rStyle w:val="72"/>
        </w:rPr>
        <w:t xml:space="preserve"> </w:t>
      </w:r>
      <w:r>
        <w:rPr>
          <w:rStyle w:val="50"/>
        </w:rPr>
        <w:t>"tuning_parameters"</w:t>
      </w:r>
      <w:r>
        <w:rPr>
          <w:rStyle w:val="72"/>
        </w:rPr>
        <w:t xml:space="preserve">, </w:t>
      </w:r>
      <w:ins w:id="574" w:author="marcelo" w:date="2023-05-09T20:07:10Z">
        <w:r>
          <w:rPr>
            <w:rStyle w:val="72"/>
            <w:rFonts w:hint="default"/>
            <w:lang w:val="en-US"/>
          </w:rPr>
          <w:t xml:space="preserve"> </w:t>
        </w:r>
      </w:ins>
      <w:ins w:id="575" w:author="marcelo" w:date="2023-05-09T20:11:27Z">
        <w:r>
          <w:rPr>
            <w:rStyle w:val="72"/>
            <w:rFonts w:hint="default"/>
            <w:lang w:val="en-US"/>
          </w:rPr>
          <w:t xml:space="preserve">  </w:t>
        </w:r>
      </w:ins>
      <w:ins w:id="576" w:author="marcelo" w:date="2023-05-09T20:07:11Z">
        <w:r>
          <w:rPr>
            <w:rStyle w:val="72"/>
            <w:rFonts w:hint="default"/>
            <w:lang w:val="en-US"/>
          </w:rPr>
          <w:t xml:space="preserve"># </w:t>
        </w:r>
      </w:ins>
      <w:ins w:id="577" w:author="marcelo" w:date="2023-05-09T20:07:14Z">
        <w:r>
          <w:rPr>
            <w:rStyle w:val="72"/>
            <w:rFonts w:hint="default"/>
            <w:lang w:val="en-US"/>
          </w:rPr>
          <w:t>c</w:t>
        </w:r>
      </w:ins>
      <w:ins w:id="578" w:author="marcelo" w:date="2023-05-09T20:07:16Z">
        <w:r>
          <w:rPr>
            <w:rStyle w:val="72"/>
            <w:rFonts w:hint="default"/>
            <w:lang w:val="en-US"/>
          </w:rPr>
          <w:t>atego</w:t>
        </w:r>
      </w:ins>
      <w:ins w:id="579" w:author="marcelo" w:date="2023-05-09T20:07:17Z">
        <w:r>
          <w:rPr>
            <w:rStyle w:val="72"/>
            <w:rFonts w:hint="default"/>
            <w:lang w:val="en-US"/>
          </w:rPr>
          <w:t>r</w:t>
        </w:r>
      </w:ins>
      <w:ins w:id="580" w:author="marcelo" w:date="2023-05-09T20:07:18Z">
        <w:r>
          <w:rPr>
            <w:rStyle w:val="72"/>
            <w:rFonts w:hint="default"/>
            <w:lang w:val="en-US"/>
          </w:rPr>
          <w:t>ical</w:t>
        </w:r>
      </w:ins>
      <w:ins w:id="581" w:author="marcelo" w:date="2023-05-09T20:07:19Z">
        <w:r>
          <w:rPr>
            <w:rStyle w:val="72"/>
            <w:rFonts w:hint="default"/>
            <w:lang w:val="en-US"/>
          </w:rPr>
          <w:t xml:space="preserve"> col</w:t>
        </w:r>
      </w:ins>
      <w:ins w:id="582" w:author="marcelo" w:date="2023-05-09T20:07:20Z">
        <w:r>
          <w:rPr>
            <w:rStyle w:val="72"/>
            <w:rFonts w:hint="default"/>
            <w:lang w:val="en-US"/>
          </w:rPr>
          <w:t xml:space="preserve">umn </w:t>
        </w:r>
      </w:ins>
      <w:ins w:id="583" w:author="marcelo" w:date="2023-05-09T20:10:58Z">
        <w:r>
          <w:rPr>
            <w:rStyle w:val="72"/>
            <w:rFonts w:hint="default"/>
            <w:lang w:val="en-US"/>
          </w:rPr>
          <w:t>n</w:t>
        </w:r>
      </w:ins>
      <w:ins w:id="584" w:author="marcelo" w:date="2023-05-09T20:10:59Z">
        <w:r>
          <w:rPr>
            <w:rStyle w:val="72"/>
            <w:rFonts w:hint="default"/>
            <w:lang w:val="en-US"/>
          </w:rPr>
          <w:t>ame</w:t>
        </w:r>
      </w:ins>
      <w:ins w:id="585" w:author="marcelo" w:date="2023-05-09T20:11:02Z">
        <w:r>
          <w:rPr>
            <w:rStyle w:val="72"/>
            <w:rFonts w:hint="default"/>
            <w:lang w:val="en-US"/>
          </w:rPr>
          <w:t xml:space="preserve"> </w:t>
        </w:r>
      </w:ins>
      <w:ins w:id="586" w:author="marcelo" w:date="2023-05-09T20:11:03Z">
        <w:r>
          <w:rPr>
            <w:rStyle w:val="72"/>
            <w:rFonts w:hint="default"/>
          </w:rPr>
          <w:t>indicating</w:t>
        </w:r>
      </w:ins>
      <w:ins w:id="587" w:author="marcelo" w:date="2023-05-09T20:11:10Z">
        <w:r>
          <w:rPr>
            <w:rStyle w:val="72"/>
            <w:rFonts w:hint="default"/>
            <w:lang w:val="en-US"/>
          </w:rPr>
          <w:t xml:space="preserve"> </w:t>
        </w:r>
      </w:ins>
      <w:ins w:id="588" w:author="marcelo" w:date="2023-05-09T20:11:03Z">
        <w:r>
          <w:rPr>
            <w:rStyle w:val="72"/>
            <w:rFonts w:hint="default"/>
          </w:rPr>
          <w:t xml:space="preserve">detections </w:t>
        </w:r>
      </w:ins>
      <w:ins w:id="589" w:author="marcelo" w:date="2023-05-09T20:11:13Z">
        <w:r>
          <w:rPr>
            <w:rStyle w:val="72"/>
            <w:rFonts w:hint="default"/>
            <w:lang w:val="en-US"/>
          </w:rPr>
          <w:t>from</w:t>
        </w:r>
      </w:ins>
      <w:ins w:id="590" w:author="marcelo" w:date="2023-05-09T20:11:14Z">
        <w:r>
          <w:rPr>
            <w:rStyle w:val="72"/>
            <w:rFonts w:hint="default"/>
            <w:lang w:val="en-US"/>
          </w:rPr>
          <w:t xml:space="preserve"> </w:t>
        </w:r>
      </w:ins>
      <w:ins w:id="591" w:author="marcelo" w:date="2023-05-09T20:11:03Z">
        <w:r>
          <w:rPr>
            <w:rStyle w:val="72"/>
            <w:rFonts w:hint="default"/>
          </w:rPr>
          <w:t>same run</w:t>
        </w:r>
      </w:ins>
    </w:p>
    <w:p>
      <w:pPr>
        <w:pStyle w:val="39"/>
        <w:spacing w:after="0"/>
        <w:ind w:firstLine="720"/>
        <w:rPr>
          <w:ins w:id="593" w:author="m" w:date="2023-05-10T12:37:12Z"/>
          <w:rStyle w:val="72"/>
          <w:rFonts w:hint="default"/>
          <w:lang w:val="en-US"/>
        </w:rPr>
        <w:pPrChange w:id="592" w:author="marcelo" w:date="2023-05-09T20:06:20Z">
          <w:pPr>
            <w:pStyle w:val="39"/>
          </w:pPr>
        </w:pPrChange>
      </w:pPr>
      <w:r>
        <w:rPr>
          <w:rStyle w:val="66"/>
        </w:rPr>
        <w:t>by.sound.file =</w:t>
      </w:r>
      <w:r>
        <w:rPr>
          <w:rStyle w:val="72"/>
        </w:rPr>
        <w:t xml:space="preserve"> </w:t>
      </w:r>
      <w:r>
        <w:rPr>
          <w:rStyle w:val="47"/>
        </w:rPr>
        <w:t>TRUE</w:t>
      </w:r>
      <w:del w:id="594" w:author="m" w:date="2023-05-10T12:37:09Z">
        <w:r>
          <w:rPr>
            <w:rStyle w:val="72"/>
          </w:rPr>
          <w:delText>)</w:delText>
        </w:r>
      </w:del>
      <w:ins w:id="595" w:author="marcelo" w:date="2023-05-09T20:10:38Z">
        <w:r>
          <w:rPr>
            <w:rStyle w:val="72"/>
            <w:rFonts w:hint="default"/>
            <w:lang w:val="en-US"/>
          </w:rPr>
          <w:t xml:space="preserve"> </w:t>
        </w:r>
      </w:ins>
      <w:ins w:id="596" w:author="marcelo" w:date="2023-05-09T20:11:17Z">
        <w:r>
          <w:rPr>
            <w:rStyle w:val="72"/>
            <w:rFonts w:hint="default"/>
            <w:lang w:val="en-US"/>
          </w:rPr>
          <w:t xml:space="preserve"> </w:t>
        </w:r>
      </w:ins>
      <w:ins w:id="597" w:author="marcelo" w:date="2023-05-09T20:11:28Z">
        <w:r>
          <w:rPr>
            <w:rStyle w:val="72"/>
            <w:rFonts w:hint="default"/>
            <w:lang w:val="en-US"/>
          </w:rPr>
          <w:t xml:space="preserve"> </w:t>
        </w:r>
      </w:ins>
      <w:ins w:id="598" w:author="marcelo" w:date="2023-05-09T20:11:18Z">
        <w:r>
          <w:rPr>
            <w:rStyle w:val="72"/>
            <w:rFonts w:hint="default"/>
            <w:lang w:val="en-US"/>
          </w:rPr>
          <w:t xml:space="preserve"># </w:t>
        </w:r>
      </w:ins>
      <w:ins w:id="599" w:author="m" w:date="2023-05-10T12:15:24Z">
        <w:r>
          <w:rPr>
            <w:rStyle w:val="72"/>
            <w:rFonts w:hint="default" w:ascii="Consolas"/>
          </w:rPr>
          <w:t>for</w:t>
        </w:r>
      </w:ins>
      <w:ins w:id="600" w:author="m" w:date="2023-05-10T12:15:22Z">
        <w:r>
          <w:rPr>
            <w:rStyle w:val="72"/>
            <w:rFonts w:hint="default" w:ascii="Consolas"/>
          </w:rPr>
          <w:t xml:space="preserve"> </w:t>
        </w:r>
      </w:ins>
      <w:ins w:id="601" w:author="marcelo" w:date="2023-05-09T20:11:35Z">
        <w:r>
          <w:rPr>
            <w:rStyle w:val="72"/>
            <w:rFonts w:hint="default"/>
            <w:lang w:val="en-US"/>
          </w:rPr>
          <w:t>deta</w:t>
        </w:r>
      </w:ins>
      <w:ins w:id="602" w:author="marcelo" w:date="2023-05-09T20:11:36Z">
        <w:r>
          <w:rPr>
            <w:rStyle w:val="72"/>
            <w:rFonts w:hint="default"/>
            <w:lang w:val="en-US"/>
          </w:rPr>
          <w:t>il</w:t>
        </w:r>
      </w:ins>
      <w:ins w:id="603" w:author="m" w:date="2023-05-10T12:15:30Z">
        <w:r>
          <w:rPr>
            <w:rStyle w:val="72"/>
            <w:rFonts w:hint="default" w:ascii="Consolas"/>
          </w:rPr>
          <w:t>ing</w:t>
        </w:r>
      </w:ins>
      <w:ins w:id="604" w:author="marcelo" w:date="2023-05-09T20:11:36Z">
        <w:r>
          <w:rPr>
            <w:rStyle w:val="72"/>
            <w:rFonts w:hint="default"/>
            <w:lang w:val="en-US"/>
          </w:rPr>
          <w:t xml:space="preserve"> </w:t>
        </w:r>
      </w:ins>
      <w:ins w:id="605" w:author="marcelo" w:date="2023-05-09T20:11:37Z">
        <w:r>
          <w:rPr>
            <w:rStyle w:val="72"/>
            <w:rFonts w:hint="default"/>
            <w:lang w:val="en-US"/>
          </w:rPr>
          <w:t>indic</w:t>
        </w:r>
      </w:ins>
      <w:ins w:id="606" w:author="marcelo" w:date="2023-05-09T20:11:38Z">
        <w:r>
          <w:rPr>
            <w:rStyle w:val="72"/>
            <w:rFonts w:hint="default"/>
            <w:lang w:val="en-US"/>
          </w:rPr>
          <w:t>es</w:t>
        </w:r>
      </w:ins>
      <w:ins w:id="607" w:author="marcelo" w:date="2023-05-09T20:11:42Z">
        <w:r>
          <w:rPr>
            <w:rStyle w:val="72"/>
            <w:rFonts w:hint="default"/>
            <w:lang w:val="en-US"/>
          </w:rPr>
          <w:t xml:space="preserve"> by so</w:t>
        </w:r>
      </w:ins>
      <w:ins w:id="608" w:author="marcelo" w:date="2023-05-09T20:11:43Z">
        <w:r>
          <w:rPr>
            <w:rStyle w:val="72"/>
            <w:rFonts w:hint="default"/>
            <w:lang w:val="en-US"/>
          </w:rPr>
          <w:t>und fil</w:t>
        </w:r>
      </w:ins>
      <w:ins w:id="609" w:author="marcelo" w:date="2023-05-09T20:11:44Z">
        <w:r>
          <w:rPr>
            <w:rStyle w:val="72"/>
            <w:rFonts w:hint="default"/>
            <w:lang w:val="en-US"/>
          </w:rPr>
          <w:t>e</w:t>
        </w:r>
      </w:ins>
    </w:p>
    <w:p>
      <w:pPr>
        <w:pStyle w:val="39"/>
        <w:spacing w:after="0"/>
        <w:ind w:firstLine="720"/>
        <w:rPr>
          <w:ins w:id="611" w:author="marcelo" w:date="2023-05-09T20:06:06Z"/>
          <w:rStyle w:val="72"/>
        </w:rPr>
        <w:pPrChange w:id="610" w:author="marcelo" w:date="2023-05-09T20:06:20Z">
          <w:pPr>
            <w:pStyle w:val="39"/>
          </w:pPr>
        </w:pPrChange>
      </w:pPr>
      <w:ins w:id="612" w:author="m" w:date="2023-05-10T12:37:11Z">
        <w:r>
          <w:rPr>
            <w:rStyle w:val="72"/>
            <w:rFonts w:hint="default" w:ascii="Consolas"/>
          </w:rPr>
          <w:t>)</w:t>
        </w:r>
      </w:ins>
      <w:r>
        <w:br w:type="textWrapping"/>
      </w:r>
      <w:r>
        <w:br w:type="textWrapping"/>
      </w:r>
      <w:r>
        <w:rPr>
          <w:rStyle w:val="59"/>
        </w:rPr>
        <w:t>head</w:t>
      </w:r>
      <w:r>
        <w:rPr>
          <w:rStyle w:val="72"/>
        </w:rPr>
        <w:t xml:space="preserve">(diag_raven, </w:t>
      </w:r>
      <w:r>
        <w:rPr>
          <w:rStyle w:val="44"/>
        </w:rPr>
        <w:t>10</w:t>
      </w:r>
      <w:r>
        <w:rPr>
          <w:rStyle w:val="72"/>
        </w:rPr>
        <w:t>)</w:t>
      </w:r>
    </w:p>
    <w:p>
      <w:pPr>
        <w:pStyle w:val="39"/>
        <w:spacing w:after="0"/>
        <w:rPr>
          <w:rStyle w:val="38"/>
          <w:rFonts w:hint="default"/>
        </w:rPr>
        <w:pPrChange w:id="613" w:author="marcelo" w:date="2023-05-09T20:05:59Z">
          <w:pPr>
            <w:pStyle w:val="39"/>
          </w:pPr>
        </w:pPrChange>
      </w:pPr>
      <w:r>
        <w:rPr>
          <w:rStyle w:val="38"/>
        </w:rPr>
        <w:t xml:space="preserve">        </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9"/>
        <w:gridCol w:w="1829"/>
        <w:gridCol w:w="712"/>
        <w:gridCol w:w="729"/>
        <w:gridCol w:w="754"/>
        <w:gridCol w:w="714"/>
        <w:gridCol w:w="830"/>
        <w:gridCol w:w="981"/>
        <w:gridCol w:w="550"/>
        <w:gridCol w:w="545"/>
        <w:gridCol w:w="5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tuning_parameters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sound.files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true.positives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false.positives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false.negatives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split.positives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merged.positives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overlap.to.true.positives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recall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precision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b/>
                <w:bCs/>
                <w:kern w:val="0"/>
                <w:sz w:val="16"/>
                <w:szCs w:val="16"/>
                <w:lang w:val="en-US" w:eastAsia="zh-CN" w:bidi="ar"/>
              </w:rPr>
              <w:t xml:space="preserve">f1.score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Ag13_43421.27975590_11_17_7_46_15.wav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35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5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0.987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0.438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0.609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BRN7_43435.27985312_12_1_7_46_25.wav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39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7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12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9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0.971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0.765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0.448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0.565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Blk109Brn_43559.32349131_4_4_8_59_9.wav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33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0.914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0.971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0.943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DB118_43568.33139566_4_13_9_12_19.wav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19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0.988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DB15HP_43450.29217192_12_16_8_6_57.wav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21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0.989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0.875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DB7_43357.58119484_9_14_16_8_39.wav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19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0.936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DG124DB_43559.30160960_4_4_8_22_40.wav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29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0.987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0.137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0.242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GRY37HP_43442.27431670_12_8_7_37_11.wav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53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6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3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0.933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0.981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0.707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0.822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Gold183_43555.5549813_3_31_1_32_29.wav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band: 1-10 kHz; sep: 0.005 s </w:t>
            </w:r>
          </w:p>
        </w:tc>
        <w:tc>
          <w:tcPr>
            <w:tcW w:w="18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Gry35HP_43455.29800260_12_21_8_16_40.wav </w:t>
            </w:r>
          </w:p>
        </w:tc>
        <w:tc>
          <w:tcPr>
            <w:tcW w:w="712"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26 </w:t>
            </w:r>
          </w:p>
        </w:tc>
        <w:tc>
          <w:tcPr>
            <w:tcW w:w="729"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5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714"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 </w:t>
            </w:r>
          </w:p>
        </w:tc>
        <w:tc>
          <w:tcPr>
            <w:tcW w:w="83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5 </w:t>
            </w:r>
          </w:p>
        </w:tc>
        <w:tc>
          <w:tcPr>
            <w:tcW w:w="98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0.993 </w:t>
            </w:r>
          </w:p>
        </w:tc>
        <w:tc>
          <w:tcPr>
            <w:tcW w:w="550"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45"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 xml:space="preserve">1.000 </w:t>
            </w:r>
          </w:p>
        </w:tc>
        <w:tc>
          <w:tcPr>
            <w:tcW w:w="511" w:type="dxa"/>
            <w:vAlign w:val="center"/>
          </w:tcPr>
          <w:p>
            <w:pPr>
              <w:keepNext w:val="0"/>
              <w:keepLines w:val="0"/>
              <w:widowControl/>
              <w:suppressLineNumbers w:val="0"/>
              <w:jc w:val="center"/>
              <w:rPr>
                <w:rFonts w:hint="default" w:ascii="Source Sans Pro" w:hAnsi="Source Sans Pro" w:cs="Source Sans Pro"/>
                <w:color w:val="auto"/>
                <w:sz w:val="16"/>
                <w:szCs w:val="16"/>
                <w:vertAlign w:val="baseline"/>
              </w:rPr>
            </w:pPr>
            <w:r>
              <w:rPr>
                <w:rFonts w:hint="default" w:ascii="Source Sans Pro" w:hAnsi="Source Sans Pro" w:eastAsia="SimSun" w:cs="Source Sans Pro"/>
                <w:kern w:val="0"/>
                <w:sz w:val="16"/>
                <w:szCs w:val="16"/>
                <w:lang w:val="en-US" w:eastAsia="zh-CN" w:bidi="ar"/>
              </w:rPr>
              <w:t>1.000</w:t>
            </w:r>
          </w:p>
        </w:tc>
      </w:tr>
    </w:tbl>
    <w:p>
      <w:pPr>
        <w:pStyle w:val="3"/>
        <w:rPr>
          <w:rFonts w:hint="default" w:ascii="Source Sans Pro" w:hAnsi="Source Sans Pro" w:cs="Source Sans Pro"/>
          <w:color w:val="auto"/>
          <w:sz w:val="24"/>
          <w:szCs w:val="24"/>
        </w:rPr>
      </w:pPr>
    </w:p>
    <w:p>
      <w:pPr>
        <w:pStyle w:val="3"/>
        <w:rPr>
          <w:del w:id="614" w:author="m" w:date="2023-05-08T16:39:38Z"/>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t>
      </w:r>
    </w:p>
    <w:bookmarkEnd w:id="3"/>
    <w:p>
      <w:pPr>
        <w:pStyle w:val="4"/>
        <w:rPr>
          <w:rFonts w:hint="default" w:ascii="Source Sans Pro" w:hAnsi="Source Sans Pro" w:cs="Source Sans Pro"/>
          <w:color w:val="auto"/>
          <w:sz w:val="24"/>
          <w:szCs w:val="24"/>
        </w:rPr>
      </w:pPr>
      <w:bookmarkStart w:id="4" w:name="signal-detection-with-ohun"/>
      <w:r>
        <w:rPr>
          <w:rFonts w:hint="default" w:ascii="Source Sans Pro" w:hAnsi="Source Sans Pro" w:cs="Source Sans Pro"/>
          <w:color w:val="auto"/>
          <w:sz w:val="24"/>
          <w:szCs w:val="24"/>
        </w:rPr>
        <w:t xml:space="preserve">Signal detection with </w:t>
      </w:r>
      <w:r>
        <w:rPr>
          <w:rFonts w:hint="default" w:ascii="Source Sans Pro" w:hAnsi="Source Sans Pro" w:cs="Source Sans Pro"/>
          <w:i/>
          <w:iCs/>
          <w:color w:val="auto"/>
          <w:sz w:val="24"/>
          <w:szCs w:val="24"/>
        </w:rPr>
        <w:t>ohun</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ins w:id="615" w:author="marcelo" w:date="2023-05-19T07:08:58Z">
        <w:r>
          <w:rPr>
            <w:rFonts w:hint="default" w:ascii="Source Sans Pro" w:hAnsi="Source Sans Pro" w:cs="Source Sans Pro"/>
            <w:color w:val="auto"/>
            <w:sz w:val="24"/>
            <w:szCs w:val="24"/>
            <w:lang w:val="en-US"/>
          </w:rPr>
          <w:t xml:space="preserve"> </w:t>
        </w:r>
      </w:ins>
      <w:ins w:id="616" w:author="marcelo" w:date="2023-05-19T07:08:59Z">
        <w:r>
          <w:rPr>
            <w:rFonts w:hint="default" w:ascii="Source Sans Pro" w:hAnsi="Source Sans Pro" w:cs="Source Sans Pro"/>
            <w:color w:val="auto"/>
            <w:sz w:val="24"/>
            <w:szCs w:val="24"/>
            <w:lang w:val="en-US"/>
          </w:rPr>
          <w:t>(s</w:t>
        </w:r>
      </w:ins>
      <w:ins w:id="617" w:author="marcelo" w:date="2023-05-19T07:09:00Z">
        <w:r>
          <w:rPr>
            <w:rFonts w:hint="default" w:ascii="Source Sans Pro" w:hAnsi="Source Sans Pro" w:cs="Source Sans Pro"/>
            <w:color w:val="auto"/>
            <w:sz w:val="24"/>
            <w:szCs w:val="24"/>
            <w:lang w:val="en-US"/>
          </w:rPr>
          <w:t xml:space="preserve">ee </w:t>
        </w:r>
      </w:ins>
      <w:ins w:id="618" w:author="marcelo" w:date="2023-05-19T07:09:01Z">
        <w:r>
          <w:rPr>
            <w:rFonts w:hint="default" w:ascii="Source Sans Pro" w:hAnsi="Source Sans Pro" w:cs="Source Sans Pro"/>
            <w:color w:val="auto"/>
            <w:sz w:val="24"/>
            <w:szCs w:val="24"/>
            <w:lang w:val="en-US"/>
          </w:rPr>
          <w:t>S</w:t>
        </w:r>
      </w:ins>
      <w:ins w:id="619" w:author="marcelo" w:date="2023-05-19T07:09:10Z">
        <w:r>
          <w:rPr>
            <w:rFonts w:hint="default" w:ascii="Source Sans Pro" w:hAnsi="Source Sans Pro" w:cs="Source Sans Pro"/>
            <w:color w:val="auto"/>
            <w:sz w:val="24"/>
            <w:szCs w:val="24"/>
            <w:lang w:val="en-US"/>
          </w:rPr>
          <w:t>towe</w:t>
        </w:r>
      </w:ins>
      <w:ins w:id="620" w:author="marcelo" w:date="2023-05-19T07:09:11Z">
        <w:r>
          <w:rPr>
            <w:rFonts w:hint="default" w:ascii="Source Sans Pro" w:hAnsi="Source Sans Pro" w:cs="Source Sans Pro"/>
            <w:color w:val="auto"/>
            <w:sz w:val="24"/>
            <w:szCs w:val="24"/>
            <w:lang w:val="en-US"/>
          </w:rPr>
          <w:t>ll</w:t>
        </w:r>
      </w:ins>
      <w:ins w:id="621" w:author="marcelo" w:date="2023-05-19T07:09:12Z">
        <w:r>
          <w:rPr>
            <w:rFonts w:hint="default" w:ascii="Source Sans Pro" w:hAnsi="Source Sans Pro" w:cs="Source Sans Pro"/>
            <w:color w:val="auto"/>
            <w:sz w:val="24"/>
            <w:szCs w:val="24"/>
            <w:lang w:val="en-US"/>
          </w:rPr>
          <w:t xml:space="preserve"> </w:t>
        </w:r>
      </w:ins>
      <w:ins w:id="622" w:author="marcelo" w:date="2023-05-19T07:09:17Z">
        <w:r>
          <w:rPr>
            <w:rFonts w:hint="default" w:ascii="Source Sans Pro" w:hAnsi="Source Sans Pro" w:cs="Source Sans Pro"/>
            <w:color w:val="auto"/>
            <w:sz w:val="24"/>
            <w:szCs w:val="24"/>
            <w:lang w:val="en-US"/>
          </w:rPr>
          <w:t>20</w:t>
        </w:r>
      </w:ins>
      <w:ins w:id="623" w:author="marcelo" w:date="2023-05-19T07:09:18Z">
        <w:r>
          <w:rPr>
            <w:rFonts w:hint="default" w:ascii="Source Sans Pro" w:hAnsi="Source Sans Pro" w:cs="Source Sans Pro"/>
            <w:color w:val="auto"/>
            <w:sz w:val="24"/>
            <w:szCs w:val="24"/>
            <w:lang w:val="en-US"/>
          </w:rPr>
          <w:t>22</w:t>
        </w:r>
      </w:ins>
      <w:ins w:id="624" w:author="marcelo" w:date="2023-05-19T07:09:19Z">
        <w:r>
          <w:rPr>
            <w:rFonts w:hint="default" w:ascii="Source Sans Pro" w:hAnsi="Source Sans Pro" w:cs="Source Sans Pro"/>
            <w:color w:val="auto"/>
            <w:sz w:val="24"/>
            <w:szCs w:val="24"/>
            <w:lang w:val="en-US"/>
          </w:rPr>
          <w:t xml:space="preserve"> fo</w:t>
        </w:r>
      </w:ins>
      <w:ins w:id="625" w:author="marcelo" w:date="2023-05-19T07:09:20Z">
        <w:r>
          <w:rPr>
            <w:rFonts w:hint="default" w:ascii="Source Sans Pro" w:hAnsi="Source Sans Pro" w:cs="Source Sans Pro"/>
            <w:color w:val="auto"/>
            <w:sz w:val="24"/>
            <w:szCs w:val="24"/>
            <w:lang w:val="en-US"/>
          </w:rPr>
          <w:t xml:space="preserve">r </w:t>
        </w:r>
      </w:ins>
      <w:ins w:id="626" w:author="marcelo" w:date="2023-05-19T07:09:21Z">
        <w:r>
          <w:rPr>
            <w:rFonts w:hint="default" w:ascii="Source Sans Pro" w:hAnsi="Source Sans Pro" w:cs="Source Sans Pro"/>
            <w:color w:val="auto"/>
            <w:sz w:val="24"/>
            <w:szCs w:val="24"/>
            <w:lang w:val="en-US"/>
          </w:rPr>
          <w:t>a de</w:t>
        </w:r>
      </w:ins>
      <w:ins w:id="627" w:author="marcelo" w:date="2023-05-19T07:09:22Z">
        <w:r>
          <w:rPr>
            <w:rFonts w:hint="default" w:ascii="Source Sans Pro" w:hAnsi="Source Sans Pro" w:cs="Source Sans Pro"/>
            <w:color w:val="auto"/>
            <w:sz w:val="24"/>
            <w:szCs w:val="24"/>
            <w:lang w:val="en-US"/>
          </w:rPr>
          <w:t>taile</w:t>
        </w:r>
      </w:ins>
      <w:ins w:id="628" w:author="marcelo" w:date="2023-05-19T07:09:23Z">
        <w:r>
          <w:rPr>
            <w:rFonts w:hint="default" w:ascii="Source Sans Pro" w:hAnsi="Source Sans Pro" w:cs="Source Sans Pro"/>
            <w:color w:val="auto"/>
            <w:sz w:val="24"/>
            <w:szCs w:val="24"/>
            <w:lang w:val="en-US"/>
          </w:rPr>
          <w:t>d rev</w:t>
        </w:r>
      </w:ins>
      <w:ins w:id="629" w:author="marcelo" w:date="2023-05-19T07:09:24Z">
        <w:r>
          <w:rPr>
            <w:rFonts w:hint="default" w:ascii="Source Sans Pro" w:hAnsi="Source Sans Pro" w:cs="Source Sans Pro"/>
            <w:color w:val="auto"/>
            <w:sz w:val="24"/>
            <w:szCs w:val="24"/>
            <w:lang w:val="en-US"/>
          </w:rPr>
          <w:t>iew</w:t>
        </w:r>
      </w:ins>
      <w:ins w:id="630" w:author="marcelo" w:date="2023-05-19T07:09:25Z">
        <w:r>
          <w:rPr>
            <w:rFonts w:hint="default" w:ascii="Source Sans Pro" w:hAnsi="Source Sans Pro" w:cs="Source Sans Pro"/>
            <w:color w:val="auto"/>
            <w:sz w:val="24"/>
            <w:szCs w:val="24"/>
            <w:lang w:val="en-US"/>
          </w:rPr>
          <w:t xml:space="preserve"> of </w:t>
        </w:r>
      </w:ins>
      <w:ins w:id="631" w:author="marcelo" w:date="2023-05-19T07:09:26Z">
        <w:r>
          <w:rPr>
            <w:rFonts w:hint="default" w:ascii="Source Sans Pro" w:hAnsi="Source Sans Pro" w:cs="Source Sans Pro"/>
            <w:color w:val="auto"/>
            <w:sz w:val="24"/>
            <w:szCs w:val="24"/>
            <w:lang w:val="en-US"/>
          </w:rPr>
          <w:t>av</w:t>
        </w:r>
      </w:ins>
      <w:ins w:id="632" w:author="marcelo" w:date="2023-05-19T07:10:35Z">
        <w:r>
          <w:rPr>
            <w:rFonts w:hint="default" w:ascii="Source Sans Pro" w:hAnsi="Source Sans Pro" w:cs="Source Sans Pro"/>
            <w:color w:val="auto"/>
            <w:sz w:val="24"/>
            <w:szCs w:val="24"/>
            <w:lang w:val="en-US"/>
          </w:rPr>
          <w:t>a</w:t>
        </w:r>
      </w:ins>
      <w:ins w:id="633" w:author="marcelo" w:date="2023-05-19T07:10:36Z">
        <w:r>
          <w:rPr>
            <w:rFonts w:hint="default" w:ascii="Source Sans Pro" w:hAnsi="Source Sans Pro" w:cs="Source Sans Pro"/>
            <w:color w:val="auto"/>
            <w:sz w:val="24"/>
            <w:szCs w:val="24"/>
            <w:lang w:val="en-US"/>
          </w:rPr>
          <w:t>i</w:t>
        </w:r>
      </w:ins>
      <w:ins w:id="634" w:author="marcelo" w:date="2023-05-19T07:09:26Z">
        <w:r>
          <w:rPr>
            <w:rFonts w:hint="default" w:ascii="Source Sans Pro" w:hAnsi="Source Sans Pro" w:cs="Source Sans Pro"/>
            <w:color w:val="auto"/>
            <w:sz w:val="24"/>
            <w:szCs w:val="24"/>
            <w:lang w:val="en-US"/>
          </w:rPr>
          <w:t>l</w:t>
        </w:r>
      </w:ins>
      <w:ins w:id="635" w:author="marcelo" w:date="2023-05-19T07:09:28Z">
        <w:r>
          <w:rPr>
            <w:rFonts w:hint="default" w:ascii="Source Sans Pro" w:hAnsi="Source Sans Pro" w:cs="Source Sans Pro"/>
            <w:color w:val="auto"/>
            <w:sz w:val="24"/>
            <w:szCs w:val="24"/>
            <w:lang w:val="en-US"/>
          </w:rPr>
          <w:t>a</w:t>
        </w:r>
      </w:ins>
      <w:ins w:id="636" w:author="marcelo" w:date="2023-05-19T07:09:29Z">
        <w:r>
          <w:rPr>
            <w:rFonts w:hint="default" w:ascii="Source Sans Pro" w:hAnsi="Source Sans Pro" w:cs="Source Sans Pro"/>
            <w:color w:val="auto"/>
            <w:sz w:val="24"/>
            <w:szCs w:val="24"/>
            <w:lang w:val="en-US"/>
          </w:rPr>
          <w:t>ble met</w:t>
        </w:r>
      </w:ins>
      <w:ins w:id="637" w:author="marcelo" w:date="2023-05-19T07:09:30Z">
        <w:r>
          <w:rPr>
            <w:rFonts w:hint="default" w:ascii="Source Sans Pro" w:hAnsi="Source Sans Pro" w:cs="Source Sans Pro"/>
            <w:color w:val="auto"/>
            <w:sz w:val="24"/>
            <w:szCs w:val="24"/>
            <w:lang w:val="en-US"/>
          </w:rPr>
          <w:t>h</w:t>
        </w:r>
      </w:ins>
      <w:ins w:id="638" w:author="marcelo" w:date="2023-05-19T07:09:31Z">
        <w:r>
          <w:rPr>
            <w:rFonts w:hint="default" w:ascii="Source Sans Pro" w:hAnsi="Source Sans Pro" w:cs="Source Sans Pro"/>
            <w:color w:val="auto"/>
            <w:sz w:val="24"/>
            <w:szCs w:val="24"/>
            <w:lang w:val="en-US"/>
          </w:rPr>
          <w:t>ods)</w:t>
        </w:r>
      </w:ins>
      <w:r>
        <w:rPr>
          <w:rFonts w:hint="default" w:ascii="Source Sans Pro" w:hAnsi="Source Sans Pro" w:cs="Source Sans Pro"/>
          <w:color w:val="auto"/>
          <w:sz w:val="24"/>
          <w:szCs w:val="24"/>
        </w:rPr>
        <w:t>.</w:t>
      </w:r>
    </w:p>
    <w:bookmarkEnd w:id="4"/>
    <w:p>
      <w:pPr>
        <w:pStyle w:val="4"/>
        <w:rPr>
          <w:rFonts w:hint="default" w:ascii="Source Sans Pro" w:hAnsi="Source Sans Pro" w:cs="Source Sans Pro"/>
          <w:color w:val="auto"/>
          <w:sz w:val="24"/>
          <w:szCs w:val="24"/>
        </w:rPr>
      </w:pPr>
      <w:bookmarkStart w:id="5" w:name="study-cases"/>
      <w:r>
        <w:rPr>
          <w:rFonts w:hint="default" w:ascii="Source Sans Pro" w:hAnsi="Source Sans Pro" w:cs="Source Sans Pro"/>
          <w:color w:val="auto"/>
          <w:sz w:val="24"/>
          <w:szCs w:val="24"/>
        </w:rPr>
        <w:t>Study cases</w:t>
      </w:r>
    </w:p>
    <w:p>
      <w:pPr>
        <w:pStyle w:val="5"/>
        <w:rPr>
          <w:rFonts w:hint="default" w:ascii="Source Sans Pro" w:hAnsi="Source Sans Pro" w:cs="Source Sans Pro"/>
          <w:color w:val="auto"/>
          <w:sz w:val="24"/>
          <w:szCs w:val="24"/>
        </w:rPr>
      </w:pPr>
      <w:bookmarkStart w:id="6" w:name="X34d2276d46c60d6935da930f00a5705ce603e52"/>
      <w:r>
        <w:rPr>
          <w:rFonts w:hint="default" w:ascii="Source Sans Pro" w:hAnsi="Source Sans Pro" w:cs="Source Sans Pro"/>
          <w:color w:val="auto"/>
          <w:sz w:val="24"/>
          <w:szCs w:val="24"/>
        </w:rPr>
        <w:t>Template detection on ultrasonic social calls of Spix’s disc-winged bats</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recorded 30 individuals of Spix’s disc-winged bats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at Baru Biological Station in southwestern Costa Rica in January 2020. Bats were captured at their roosting sites (furled leaves of Zing</w:t>
      </w:r>
      <w:r>
        <w:rPr>
          <w:rFonts w:hint="default" w:ascii="Source Sans Pro" w:hAnsi="Source Sans Pro" w:cs="Source Sans Pro"/>
          <w:color w:val="auto"/>
          <w:sz w:val="24"/>
          <w:szCs w:val="24"/>
          <w:lang w:val="en-US"/>
        </w:rPr>
        <w:t>i</w:t>
      </w:r>
      <w:r>
        <w:rPr>
          <w:rFonts w:hint="default" w:ascii="Source Sans Pro" w:hAnsi="Source Sans Pro" w:cs="Source Sans Pro"/>
          <w:color w:val="auto"/>
          <w:sz w:val="24"/>
          <w:szCs w:val="24"/>
        </w:rPr>
        <w:t>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Recordings were manually annotated using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w:t>
      </w:r>
      <w:ins w:id="639" w:author="marcelo" w:date="2023-05-09T19:51:53Z">
        <w:r>
          <w:rPr>
            <w:rFonts w:hint="default" w:ascii="Source Sans Pro" w:hAnsi="Source Sans Pro" w:cs="Source Sans Pro"/>
            <w:color w:val="auto"/>
            <w:sz w:val="24"/>
            <w:szCs w:val="24"/>
            <w:lang w:val="en-US"/>
          </w:rPr>
          <w:t xml:space="preserve"> on</w:t>
        </w:r>
      </w:ins>
      <w:ins w:id="640" w:author="marcelo" w:date="2023-05-09T19:51:54Z">
        <w:r>
          <w:rPr>
            <w:rFonts w:hint="default" w:ascii="Source Sans Pro" w:hAnsi="Source Sans Pro" w:cs="Source Sans Pro"/>
            <w:color w:val="auto"/>
            <w:sz w:val="24"/>
            <w:szCs w:val="24"/>
            <w:lang w:val="en-US"/>
          </w:rPr>
          <w:t xml:space="preserve"> the</w:t>
        </w:r>
      </w:ins>
      <w:ins w:id="641" w:author="marcelo" w:date="2023-05-09T19:51:55Z">
        <w:r>
          <w:rPr>
            <w:rFonts w:hint="default" w:ascii="Source Sans Pro" w:hAnsi="Source Sans Pro" w:cs="Source Sans Pro"/>
            <w:color w:val="auto"/>
            <w:sz w:val="24"/>
            <w:szCs w:val="24"/>
            <w:lang w:val="en-US"/>
          </w:rPr>
          <w:t xml:space="preserve"> </w:t>
        </w:r>
      </w:ins>
      <w:ins w:id="642" w:author="marcelo" w:date="2023-05-09T19:51:56Z">
        <w:r>
          <w:rPr>
            <w:rFonts w:hint="default" w:ascii="Source Sans Pro" w:hAnsi="Source Sans Pro" w:cs="Source Sans Pro"/>
            <w:color w:val="auto"/>
            <w:sz w:val="24"/>
            <w:szCs w:val="24"/>
            <w:lang w:val="en-US"/>
          </w:rPr>
          <w:t>sp</w:t>
        </w:r>
      </w:ins>
      <w:ins w:id="643" w:author="marcelo" w:date="2023-05-09T19:51:57Z">
        <w:r>
          <w:rPr>
            <w:rFonts w:hint="default" w:ascii="Source Sans Pro" w:hAnsi="Source Sans Pro" w:cs="Source Sans Pro"/>
            <w:color w:val="auto"/>
            <w:sz w:val="24"/>
            <w:szCs w:val="24"/>
            <w:lang w:val="en-US"/>
          </w:rPr>
          <w:t>ectrogr</w:t>
        </w:r>
      </w:ins>
      <w:ins w:id="644" w:author="marcelo" w:date="2023-05-09T19:51:58Z">
        <w:r>
          <w:rPr>
            <w:rFonts w:hint="default" w:ascii="Source Sans Pro" w:hAnsi="Source Sans Pro" w:cs="Source Sans Pro"/>
            <w:color w:val="auto"/>
            <w:sz w:val="24"/>
            <w:szCs w:val="24"/>
            <w:lang w:val="en-US"/>
          </w:rPr>
          <w:t>ams</w:t>
        </w:r>
      </w:ins>
      <w:r>
        <w:rPr>
          <w:rFonts w:hint="default" w:ascii="Source Sans Pro" w:hAnsi="Source Sans Pro" w:cs="Source Sans Pro"/>
          <w:color w:val="auto"/>
          <w:sz w:val="24"/>
          <w:szCs w:val="24"/>
        </w:rPr>
        <w:t xml:space="preserve"> with a time window of 200 samples and 70% overlap and were then imported into R using the package Rraven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"ref-Araya-Salas2017e"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Inquiry calls of Spix’s disc-winged bats are structurally stereotyped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"ref-Chaverri2010b"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Chaverri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Most variation is found among individuals, although the basic form of a short, downward broadband frequency modulation is always shared (Fig.</w:t>
      </w:r>
      <w:r>
        <w:rPr>
          <w:rFonts w:hint="default" w:ascii="Source Sans Pro" w:hAnsi="Source Sans Pro" w:cs="Source Sans Pro"/>
          <w:color w:val="auto"/>
          <w:sz w:val="24"/>
          <w:szCs w:val="24"/>
          <w:lang w:val="en-US"/>
        </w:rPr>
        <w:t xml:space="preserve"> 1</w:t>
      </w:r>
      <w:r>
        <w:rPr>
          <w:rFonts w:hint="default" w:ascii="Source Sans Pro" w:hAnsi="Source Sans Pro" w:cs="Source Sans Pro"/>
          <w:color w:val="auto"/>
          <w:sz w:val="24"/>
          <w:szCs w:val="24"/>
        </w:rPr>
        <w:t>, Araya-Salas et al. 2021).</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7"/>
                    <a:srcRect b="13474"/>
                    <a:stretch>
                      <a:fillRect/>
                    </a:stretch>
                  </pic:blipFill>
                  <pic:spPr>
                    <a:xfrm>
                      <a:off x="0" y="0"/>
                      <a:ext cx="5479415" cy="2679065"/>
                    </a:xfrm>
                    <a:prstGeom prst="rect">
                      <a:avLst/>
                    </a:prstGeom>
                    <a:noFill/>
                    <a:ln>
                      <a:noFill/>
                    </a:ln>
                  </pic:spPr>
                </pic:pic>
              </a:graphicData>
            </a:graphic>
          </wp:inline>
        </w:drawing>
      </w:r>
    </w:p>
    <w:p>
      <w:pPr>
        <w:pStyle w:val="26"/>
        <w:rPr>
          <w:rFonts w:hint="default" w:ascii="Source Sans Pro" w:hAnsi="Source Sans Pro" w:cs="Source Sans Pro"/>
          <w:i/>
          <w:iCs/>
          <w:color w:val="auto"/>
          <w:sz w:val="24"/>
          <w:szCs w:val="24"/>
          <w:lang w:val="en-US"/>
        </w:rPr>
      </w:pPr>
      <w:r>
        <w:rPr>
          <w:rFonts w:hint="default" w:ascii="Source Sans Pro" w:hAnsi="Source Sans Pro" w:cs="Source Sans Pro"/>
          <w:i/>
          <w:iCs/>
          <w:color w:val="auto"/>
          <w:sz w:val="24"/>
          <w:szCs w:val="24"/>
          <w:lang w:val="en-US"/>
        </w:rPr>
        <w:t xml:space="preserve">Figure 1. </w:t>
      </w:r>
      <w:r>
        <w:rPr>
          <w:rFonts w:hint="default" w:ascii="Source Sans Pro" w:hAnsi="Source Sans Pro" w:cs="Source Sans Pro"/>
          <w:i/>
          <w:iCs/>
          <w:color w:val="auto"/>
          <w:sz w:val="24"/>
          <w:szCs w:val="24"/>
        </w:rPr>
        <w:t>Example spectrograms of Spix's disc-winged social calls for each of the 30 recordings used in the analysis. The highest signal-to-noise ratio call by sound file are shown. The time scale range is 71 ms and the frequency range 10-44 kHz</w:t>
      </w:r>
      <w:r>
        <w:rPr>
          <w:rFonts w:hint="default" w:ascii="Source Sans Pro" w:hAnsi="Source Sans Pro" w:cs="Source Sans Pro"/>
          <w:i/>
          <w:iCs/>
          <w:color w:val="auto"/>
          <w:sz w:val="24"/>
          <w:szCs w:val="24"/>
          <w:lang w:val="en-US"/>
        </w:rPr>
        <w:t>.</w:t>
      </w:r>
    </w:p>
    <w:p>
      <w:pPr>
        <w:pStyle w:val="26"/>
        <w:rPr>
          <w:rFonts w:hint="default" w:ascii="Source Sans Pro" w:hAnsi="Source Sans Pro" w:cs="Source Sans Pro"/>
          <w:color w:val="auto"/>
          <w:sz w:val="24"/>
          <w:szCs w:val="24"/>
        </w:rPr>
      </w:pPr>
      <w:del w:id="645" w:author="marcelo" w:date="2023-05-19T07:12:16Z">
        <w:r>
          <w:rPr>
            <w:rFonts w:hint="default" w:ascii="Source Sans Pro" w:hAnsi="Source Sans Pro" w:cs="Source Sans Pro"/>
            <w:color w:val="auto"/>
            <w:sz w:val="24"/>
            <w:szCs w:val="24"/>
            <w:lang w:val="en-US"/>
          </w:rPr>
          <w:delText>A t</w:delText>
        </w:r>
      </w:del>
      <w:ins w:id="646" w:author="marcelo" w:date="2023-05-19T07:12:16Z">
        <w:r>
          <w:rPr>
            <w:rFonts w:hint="default" w:ascii="Source Sans Pro" w:hAnsi="Source Sans Pro" w:cs="Source Sans Pro"/>
            <w:color w:val="auto"/>
            <w:sz w:val="24"/>
            <w:szCs w:val="24"/>
            <w:lang w:val="en-US"/>
          </w:rPr>
          <w:t>T</w:t>
        </w:r>
      </w:ins>
      <w:r>
        <w:rPr>
          <w:rFonts w:hint="default" w:ascii="Source Sans Pro" w:hAnsi="Source Sans Pro" w:cs="Source Sans Pro"/>
          <w:color w:val="auto"/>
          <w:sz w:val="24"/>
          <w:szCs w:val="24"/>
        </w:rPr>
        <w:t xml:space="preserve">emplate-based detection </w:t>
      </w:r>
      <w:ins w:id="647" w:author="marcelo" w:date="2023-05-19T07:12:35Z">
        <w:r>
          <w:rPr>
            <w:rFonts w:hint="default" w:ascii="Source Sans Pro" w:hAnsi="Source Sans Pro" w:cs="Source Sans Pro"/>
            <w:color w:val="auto"/>
            <w:sz w:val="24"/>
            <w:szCs w:val="24"/>
          </w:rPr>
          <w:t>uses spectrographic cross-correlation to find sounds resembling an example target sounds (i.e., template) across sound files</w:t>
        </w:r>
      </w:ins>
      <w:ins w:id="648" w:author="marcelo" w:date="2023-05-19T07:14:35Z">
        <w:r>
          <w:rPr>
            <w:rFonts w:hint="default" w:ascii="Source Sans Pro" w:hAnsi="Source Sans Pro" w:cs="Source Sans Pro"/>
            <w:color w:val="auto"/>
            <w:sz w:val="24"/>
            <w:szCs w:val="24"/>
            <w:lang w:val="en-US"/>
          </w:rPr>
          <w:t>.</w:t>
        </w:r>
      </w:ins>
      <w:ins w:id="649" w:author="marcelo" w:date="2023-05-19T07:14:57Z">
        <w:r>
          <w:rPr>
            <w:rFonts w:hint="default" w:ascii="Source Sans Pro" w:hAnsi="Source Sans Pro" w:cs="Source Sans Pro"/>
            <w:color w:val="auto"/>
            <w:sz w:val="24"/>
            <w:szCs w:val="24"/>
            <w:lang w:val="en-US"/>
          </w:rPr>
          <w:t xml:space="preserve"> </w:t>
        </w:r>
      </w:ins>
      <w:ins w:id="650" w:author="marcelo" w:date="2023-05-19T07:15:28Z">
        <w:r>
          <w:rPr>
            <w:rFonts w:hint="default" w:ascii="Source Sans Pro" w:hAnsi="Source Sans Pro" w:cs="Source Sans Pro"/>
            <w:color w:val="auto"/>
            <w:sz w:val="24"/>
            <w:szCs w:val="24"/>
            <w:lang w:val="en-US"/>
          </w:rPr>
          <w:t>The me</w:t>
        </w:r>
      </w:ins>
      <w:ins w:id="651" w:author="marcelo" w:date="2023-05-19T07:15:29Z">
        <w:r>
          <w:rPr>
            <w:rFonts w:hint="default" w:ascii="Source Sans Pro" w:hAnsi="Source Sans Pro" w:cs="Source Sans Pro"/>
            <w:color w:val="auto"/>
            <w:sz w:val="24"/>
            <w:szCs w:val="24"/>
            <w:lang w:val="en-US"/>
          </w:rPr>
          <w:t>thod</w:t>
        </w:r>
      </w:ins>
      <w:ins w:id="652" w:author="marcelo" w:date="2023-05-19T07:15:30Z">
        <w:r>
          <w:rPr>
            <w:rFonts w:hint="default" w:ascii="Source Sans Pro" w:hAnsi="Source Sans Pro" w:cs="Source Sans Pro"/>
            <w:color w:val="auto"/>
            <w:sz w:val="24"/>
            <w:szCs w:val="24"/>
            <w:lang w:val="en-US"/>
          </w:rPr>
          <w:t xml:space="preserve"> </w:t>
        </w:r>
      </w:ins>
      <w:ins w:id="653" w:author="marcelo" w:date="2023-05-19T07:15:32Z">
        <w:r>
          <w:rPr>
            <w:rFonts w:hint="default" w:ascii="Source Sans Pro" w:hAnsi="Source Sans Pro" w:cs="Source Sans Pro"/>
            <w:color w:val="auto"/>
            <w:sz w:val="24"/>
            <w:szCs w:val="24"/>
            <w:lang w:val="en-US"/>
          </w:rPr>
          <w:t>prod</w:t>
        </w:r>
      </w:ins>
      <w:ins w:id="654" w:author="marcelo" w:date="2023-05-19T07:15:33Z">
        <w:r>
          <w:rPr>
            <w:rFonts w:hint="default" w:ascii="Source Sans Pro" w:hAnsi="Source Sans Pro" w:cs="Source Sans Pro"/>
            <w:color w:val="auto"/>
            <w:sz w:val="24"/>
            <w:szCs w:val="24"/>
            <w:lang w:val="en-US"/>
          </w:rPr>
          <w:t>uces</w:t>
        </w:r>
      </w:ins>
      <w:ins w:id="655" w:author="marcelo" w:date="2023-05-19T07:15:56Z">
        <w:r>
          <w:rPr>
            <w:rFonts w:hint="default" w:ascii="Source Sans Pro" w:hAnsi="Source Sans Pro" w:cs="Source Sans Pro"/>
            <w:color w:val="auto"/>
            <w:sz w:val="24"/>
            <w:szCs w:val="24"/>
            <w:lang w:val="en-US"/>
          </w:rPr>
          <w:t xml:space="preserve"> ve</w:t>
        </w:r>
      </w:ins>
      <w:ins w:id="656" w:author="marcelo" w:date="2023-05-19T07:15:57Z">
        <w:r>
          <w:rPr>
            <w:rFonts w:hint="default" w:ascii="Source Sans Pro" w:hAnsi="Source Sans Pro" w:cs="Source Sans Pro"/>
            <w:color w:val="auto"/>
            <w:sz w:val="24"/>
            <w:szCs w:val="24"/>
            <w:lang w:val="en-US"/>
          </w:rPr>
          <w:t>ctors</w:t>
        </w:r>
      </w:ins>
      <w:ins w:id="657" w:author="marcelo" w:date="2023-05-19T07:15:59Z">
        <w:r>
          <w:rPr>
            <w:rFonts w:hint="default" w:ascii="Source Sans Pro" w:hAnsi="Source Sans Pro" w:cs="Source Sans Pro"/>
            <w:color w:val="auto"/>
            <w:sz w:val="24"/>
            <w:szCs w:val="24"/>
            <w:lang w:val="en-US"/>
          </w:rPr>
          <w:t xml:space="preserve"> of</w:t>
        </w:r>
      </w:ins>
      <w:ins w:id="658" w:author="marcelo" w:date="2023-05-19T07:15:33Z">
        <w:r>
          <w:rPr>
            <w:rFonts w:hint="default" w:ascii="Source Sans Pro" w:hAnsi="Source Sans Pro" w:cs="Source Sans Pro"/>
            <w:color w:val="auto"/>
            <w:sz w:val="24"/>
            <w:szCs w:val="24"/>
            <w:lang w:val="en-US"/>
          </w:rPr>
          <w:t xml:space="preserve"> </w:t>
        </w:r>
      </w:ins>
      <w:ins w:id="659" w:author="marcelo" w:date="2023-05-19T07:15:34Z">
        <w:r>
          <w:rPr>
            <w:rFonts w:hint="default" w:ascii="Source Sans Pro" w:hAnsi="Source Sans Pro" w:cs="Source Sans Pro"/>
            <w:color w:val="auto"/>
            <w:sz w:val="24"/>
            <w:szCs w:val="24"/>
            <w:lang w:val="en-US"/>
          </w:rPr>
          <w:t>c</w:t>
        </w:r>
      </w:ins>
      <w:ins w:id="660" w:author="marcelo" w:date="2023-05-19T07:15:03Z">
        <w:r>
          <w:rPr>
            <w:rFonts w:hint="default" w:ascii="Source Sans Pro" w:hAnsi="Source Sans Pro" w:cs="Source Sans Pro"/>
            <w:color w:val="auto"/>
            <w:sz w:val="24"/>
            <w:szCs w:val="24"/>
            <w:lang w:val="en-US"/>
          </w:rPr>
          <w:t>orrel</w:t>
        </w:r>
      </w:ins>
      <w:ins w:id="661" w:author="marcelo" w:date="2023-05-19T07:15:04Z">
        <w:r>
          <w:rPr>
            <w:rFonts w:hint="default" w:ascii="Source Sans Pro" w:hAnsi="Source Sans Pro" w:cs="Source Sans Pro"/>
            <w:color w:val="auto"/>
            <w:sz w:val="24"/>
            <w:szCs w:val="24"/>
            <w:lang w:val="en-US"/>
          </w:rPr>
          <w:t xml:space="preserve">ation </w:t>
        </w:r>
      </w:ins>
      <w:ins w:id="662" w:author="marcelo" w:date="2023-05-19T07:15:05Z">
        <w:r>
          <w:rPr>
            <w:rFonts w:hint="default" w:ascii="Source Sans Pro" w:hAnsi="Source Sans Pro" w:cs="Source Sans Pro"/>
            <w:color w:val="auto"/>
            <w:sz w:val="24"/>
            <w:szCs w:val="24"/>
            <w:lang w:val="en-US"/>
          </w:rPr>
          <w:t>va</w:t>
        </w:r>
      </w:ins>
      <w:ins w:id="663" w:author="marcelo" w:date="2023-05-19T07:15:06Z">
        <w:r>
          <w:rPr>
            <w:rFonts w:hint="default" w:ascii="Source Sans Pro" w:hAnsi="Source Sans Pro" w:cs="Source Sans Pro"/>
            <w:color w:val="auto"/>
            <w:sz w:val="24"/>
            <w:szCs w:val="24"/>
            <w:lang w:val="en-US"/>
          </w:rPr>
          <w:t xml:space="preserve">lues </w:t>
        </w:r>
      </w:ins>
      <w:ins w:id="664" w:author="marcelo" w:date="2023-05-19T07:16:09Z">
        <w:r>
          <w:rPr>
            <w:rFonts w:hint="default" w:ascii="Source Sans Pro" w:hAnsi="Source Sans Pro" w:cs="Source Sans Pro"/>
            <w:color w:val="auto"/>
            <w:sz w:val="24"/>
            <w:szCs w:val="24"/>
            <w:lang w:val="en-US"/>
          </w:rPr>
          <w:t>t</w:t>
        </w:r>
      </w:ins>
      <w:ins w:id="665" w:author="marcelo" w:date="2023-05-19T07:16:10Z">
        <w:r>
          <w:rPr>
            <w:rFonts w:hint="default" w:ascii="Source Sans Pro" w:hAnsi="Source Sans Pro" w:cs="Source Sans Pro"/>
            <w:color w:val="auto"/>
            <w:sz w:val="24"/>
            <w:szCs w:val="24"/>
            <w:lang w:val="en-US"/>
          </w:rPr>
          <w:t>h</w:t>
        </w:r>
      </w:ins>
      <w:ins w:id="666" w:author="marcelo" w:date="2023-05-19T07:16:11Z">
        <w:r>
          <w:rPr>
            <w:rFonts w:hint="default" w:ascii="Source Sans Pro" w:hAnsi="Source Sans Pro" w:cs="Source Sans Pro"/>
            <w:color w:val="auto"/>
            <w:sz w:val="24"/>
            <w:szCs w:val="24"/>
            <w:lang w:val="en-US"/>
          </w:rPr>
          <w:t xml:space="preserve">rough </w:t>
        </w:r>
      </w:ins>
      <w:ins w:id="667" w:author="marcelo" w:date="2023-05-19T07:16:12Z">
        <w:r>
          <w:rPr>
            <w:rFonts w:hint="default" w:ascii="Source Sans Pro" w:hAnsi="Source Sans Pro" w:cs="Source Sans Pro"/>
            <w:color w:val="auto"/>
            <w:sz w:val="24"/>
            <w:szCs w:val="24"/>
            <w:lang w:val="en-US"/>
          </w:rPr>
          <w:t>time</w:t>
        </w:r>
      </w:ins>
      <w:ins w:id="668" w:author="marcelo" w:date="2023-05-19T07:16:24Z">
        <w:r>
          <w:rPr>
            <w:rFonts w:hint="default" w:ascii="Source Sans Pro" w:hAnsi="Source Sans Pro" w:cs="Source Sans Pro"/>
            <w:color w:val="auto"/>
            <w:sz w:val="24"/>
            <w:szCs w:val="24"/>
            <w:lang w:val="en-US"/>
          </w:rPr>
          <w:t>,</w:t>
        </w:r>
      </w:ins>
      <w:ins w:id="669" w:author="marcelo" w:date="2023-05-19T07:15:17Z">
        <w:r>
          <w:rPr>
            <w:rFonts w:hint="default" w:ascii="Source Sans Pro" w:hAnsi="Source Sans Pro" w:cs="Source Sans Pro"/>
            <w:color w:val="auto"/>
            <w:sz w:val="24"/>
            <w:szCs w:val="24"/>
            <w:lang w:val="en-US"/>
          </w:rPr>
          <w:t xml:space="preserve"> </w:t>
        </w:r>
      </w:ins>
      <w:ins w:id="670" w:author="marcelo" w:date="2023-05-19T07:15:39Z">
        <w:r>
          <w:rPr>
            <w:rFonts w:hint="default" w:ascii="Source Sans Pro" w:hAnsi="Source Sans Pro" w:cs="Source Sans Pro"/>
            <w:color w:val="auto"/>
            <w:sz w:val="24"/>
            <w:szCs w:val="24"/>
            <w:lang w:val="en-US"/>
          </w:rPr>
          <w:t xml:space="preserve">in </w:t>
        </w:r>
      </w:ins>
      <w:ins w:id="671" w:author="marcelo" w:date="2023-05-19T07:15:40Z">
        <w:r>
          <w:rPr>
            <w:rFonts w:hint="default" w:ascii="Source Sans Pro" w:hAnsi="Source Sans Pro" w:cs="Source Sans Pro"/>
            <w:color w:val="auto"/>
            <w:sz w:val="24"/>
            <w:szCs w:val="24"/>
            <w:lang w:val="en-US"/>
          </w:rPr>
          <w:t xml:space="preserve">which </w:t>
        </w:r>
      </w:ins>
      <w:ins w:id="672" w:author="marcelo" w:date="2023-05-19T07:12:35Z">
        <w:r>
          <w:rPr>
            <w:rFonts w:hint="default" w:ascii="Source Sans Pro" w:hAnsi="Source Sans Pro" w:cs="Source Sans Pro"/>
            <w:color w:val="auto"/>
            <w:sz w:val="24"/>
            <w:szCs w:val="24"/>
          </w:rPr>
          <w:t xml:space="preserve">a correlation threshold </w:t>
        </w:r>
      </w:ins>
      <w:ins w:id="673" w:author="marcelo" w:date="2023-05-19T07:16:33Z">
        <w:r>
          <w:rPr>
            <w:rFonts w:hint="default" w:ascii="Source Sans Pro" w:hAnsi="Source Sans Pro" w:cs="Source Sans Pro"/>
            <w:color w:val="auto"/>
            <w:sz w:val="24"/>
            <w:szCs w:val="24"/>
            <w:lang w:val="en-US"/>
          </w:rPr>
          <w:t xml:space="preserve">can </w:t>
        </w:r>
      </w:ins>
      <w:ins w:id="674" w:author="marcelo" w:date="2023-05-19T07:16:34Z">
        <w:r>
          <w:rPr>
            <w:rFonts w:hint="default" w:ascii="Source Sans Pro" w:hAnsi="Source Sans Pro" w:cs="Source Sans Pro"/>
            <w:color w:val="auto"/>
            <w:sz w:val="24"/>
            <w:szCs w:val="24"/>
            <w:lang w:val="en-US"/>
          </w:rPr>
          <w:t xml:space="preserve">be </w:t>
        </w:r>
      </w:ins>
      <w:ins w:id="675" w:author="marcelo" w:date="2023-05-19T07:16:35Z">
        <w:r>
          <w:rPr>
            <w:rFonts w:hint="default" w:ascii="Source Sans Pro" w:hAnsi="Source Sans Pro" w:cs="Source Sans Pro"/>
            <w:color w:val="auto"/>
            <w:sz w:val="24"/>
            <w:szCs w:val="24"/>
            <w:lang w:val="en-US"/>
          </w:rPr>
          <w:t>appli</w:t>
        </w:r>
      </w:ins>
      <w:ins w:id="676" w:author="marcelo" w:date="2023-05-19T07:16:36Z">
        <w:r>
          <w:rPr>
            <w:rFonts w:hint="default" w:ascii="Source Sans Pro" w:hAnsi="Source Sans Pro" w:cs="Source Sans Pro"/>
            <w:color w:val="auto"/>
            <w:sz w:val="24"/>
            <w:szCs w:val="24"/>
            <w:lang w:val="en-US"/>
          </w:rPr>
          <w:t xml:space="preserve">ed </w:t>
        </w:r>
      </w:ins>
      <w:ins w:id="677" w:author="marcelo" w:date="2023-05-19T07:12:35Z">
        <w:r>
          <w:rPr>
            <w:rFonts w:hint="default" w:ascii="Source Sans Pro" w:hAnsi="Source Sans Pro" w:cs="Source Sans Pro"/>
            <w:color w:val="auto"/>
            <w:sz w:val="24"/>
            <w:szCs w:val="24"/>
          </w:rPr>
          <w:t>to separate detections from background noise</w:t>
        </w:r>
      </w:ins>
      <w:ins w:id="678" w:author="marcelo" w:date="2023-05-19T07:12:43Z">
        <w:r>
          <w:rPr>
            <w:rFonts w:hint="default" w:ascii="Source Sans Pro" w:hAnsi="Source Sans Pro" w:cs="Source Sans Pro"/>
            <w:color w:val="auto"/>
            <w:sz w:val="24"/>
            <w:szCs w:val="24"/>
            <w:lang w:val="en-US"/>
          </w:rPr>
          <w:t xml:space="preserve">. </w:t>
        </w:r>
      </w:ins>
      <w:ins w:id="679" w:author="marcelo" w:date="2023-05-19T07:12:48Z">
        <w:r>
          <w:rPr>
            <w:rFonts w:hint="default" w:ascii="Source Sans Pro" w:hAnsi="Source Sans Pro" w:cs="Source Sans Pro"/>
            <w:color w:val="auto"/>
            <w:sz w:val="24"/>
            <w:szCs w:val="24"/>
            <w:lang w:val="en-US"/>
          </w:rPr>
          <w:t>I</w:t>
        </w:r>
      </w:ins>
      <w:ins w:id="680" w:author="marcelo" w:date="2023-05-19T07:12:49Z">
        <w:r>
          <w:rPr>
            <w:rFonts w:hint="default" w:ascii="Source Sans Pro" w:hAnsi="Source Sans Pro" w:cs="Source Sans Pro"/>
            <w:color w:val="auto"/>
            <w:sz w:val="24"/>
            <w:szCs w:val="24"/>
            <w:lang w:val="en-US"/>
          </w:rPr>
          <w:t xml:space="preserve">t </w:t>
        </w:r>
      </w:ins>
      <w:r>
        <w:rPr>
          <w:rFonts w:hint="default" w:ascii="Source Sans Pro" w:hAnsi="Source Sans Pro" w:cs="Source Sans Pro"/>
          <w:color w:val="auto"/>
          <w:sz w:val="24"/>
          <w:szCs w:val="24"/>
        </w:rPr>
        <w:t>is a useful approach when there are minimal structural differences in the target sounds (</w:t>
      </w:r>
      <w:del w:id="681" w:author="marcelo" w:date="2023-05-19T07:13:24Z">
        <w:r>
          <w:rPr>
            <w:rFonts w:hint="default" w:ascii="Source Sans Pro" w:hAnsi="Source Sans Pro" w:cs="Source Sans Pro"/>
            <w:color w:val="auto"/>
            <w:sz w:val="24"/>
            <w:szCs w:val="24"/>
          </w:rPr>
          <w:fldChar w:fldCharType="begin"/>
        </w:r>
      </w:del>
      <w:del w:id="682" w:author="marcelo" w:date="2023-05-19T07:13:24Z">
        <w:r>
          <w:rPr>
            <w:rFonts w:hint="default" w:ascii="Source Sans Pro" w:hAnsi="Source Sans Pro" w:cs="Source Sans Pro"/>
            <w:color w:val="auto"/>
            <w:sz w:val="24"/>
            <w:szCs w:val="24"/>
          </w:rPr>
          <w:delInstrText xml:space="preserve"> HYPERLINK \l "ref-knight2017" \h </w:delInstrText>
        </w:r>
      </w:del>
      <w:del w:id="683" w:author="marcelo" w:date="2023-05-19T07:13:24Z">
        <w:r>
          <w:rPr>
            <w:rFonts w:hint="default" w:ascii="Source Sans Pro" w:hAnsi="Source Sans Pro" w:cs="Source Sans Pro"/>
            <w:color w:val="auto"/>
            <w:sz w:val="24"/>
            <w:szCs w:val="24"/>
          </w:rPr>
          <w:fldChar w:fldCharType="separate"/>
        </w:r>
      </w:del>
      <w:del w:id="684" w:author="marcelo" w:date="2023-05-19T07:13:24Z">
        <w:r>
          <w:rPr>
            <w:rStyle w:val="22"/>
            <w:rFonts w:hint="default" w:ascii="Source Sans Pro" w:hAnsi="Source Sans Pro" w:cs="Source Sans Pro"/>
            <w:color w:val="auto"/>
            <w:sz w:val="24"/>
            <w:szCs w:val="24"/>
          </w:rPr>
          <w:delText xml:space="preserve">Knight </w:delText>
        </w:r>
      </w:del>
      <w:del w:id="685" w:author="marcelo" w:date="2023-05-19T07:13:24Z">
        <w:r>
          <w:rPr>
            <w:rStyle w:val="22"/>
            <w:rFonts w:hint="default" w:ascii="Source Sans Pro" w:hAnsi="Source Sans Pro" w:cs="Source Sans Pro"/>
            <w:i/>
            <w:iCs/>
            <w:color w:val="auto"/>
            <w:sz w:val="24"/>
            <w:szCs w:val="24"/>
          </w:rPr>
          <w:delText>et al.</w:delText>
        </w:r>
      </w:del>
      <w:del w:id="686" w:author="marcelo" w:date="2023-05-19T07:13:24Z">
        <w:r>
          <w:rPr>
            <w:rStyle w:val="22"/>
            <w:rFonts w:hint="default" w:ascii="Source Sans Pro" w:hAnsi="Source Sans Pro" w:cs="Source Sans Pro"/>
            <w:color w:val="auto"/>
            <w:sz w:val="24"/>
            <w:szCs w:val="24"/>
          </w:rPr>
          <w:delText xml:space="preserve"> 2017</w:delText>
        </w:r>
      </w:del>
      <w:del w:id="687" w:author="marcelo" w:date="2023-05-19T07:13:24Z">
        <w:r>
          <w:rPr>
            <w:rStyle w:val="22"/>
            <w:rFonts w:hint="default" w:ascii="Source Sans Pro" w:hAnsi="Source Sans Pro" w:cs="Source Sans Pro"/>
            <w:color w:val="auto"/>
            <w:sz w:val="24"/>
            <w:szCs w:val="24"/>
          </w:rPr>
          <w:fldChar w:fldCharType="end"/>
        </w:r>
      </w:del>
      <w:del w:id="688" w:author="marcelo" w:date="2023-05-19T07:13:24Z">
        <w:r>
          <w:rPr>
            <w:rFonts w:hint="default" w:ascii="Source Sans Pro" w:hAnsi="Source Sans Pro" w:cs="Source Sans Pro"/>
            <w:color w:val="auto"/>
            <w:sz w:val="24"/>
            <w:szCs w:val="24"/>
          </w:rPr>
          <w:delText>;</w:delText>
        </w:r>
      </w:del>
      <w:r>
        <w:rPr>
          <w:rFonts w:hint="default" w:ascii="Source Sans Pro" w:hAnsi="Source Sans Pro" w:cs="Source Sans Pro"/>
          <w:color w:val="auto"/>
          <w:sz w:val="24"/>
          <w:szCs w:val="24"/>
        </w:rPr>
        <w:t xml:space="preserve"> e.g., when signals are produced in a highly stereotyped manner</w:t>
      </w:r>
      <w:ins w:id="689" w:author="marcelo" w:date="2023-05-19T07:13:33Z">
        <w:r>
          <w:rPr>
            <w:rFonts w:hint="default" w:ascii="Source Sans Pro" w:hAnsi="Source Sans Pro" w:cs="Source Sans Pro"/>
            <w:color w:val="auto"/>
            <w:sz w:val="24"/>
            <w:szCs w:val="24"/>
            <w:lang w:val="en-US"/>
          </w:rPr>
          <w:t>:</w:t>
        </w:r>
      </w:ins>
      <w:del w:id="690" w:author="marcelo" w:date="2023-05-19T07:13:33Z">
        <w:r>
          <w:rPr>
            <w:rFonts w:hint="default" w:ascii="Source Sans Pro" w:hAnsi="Source Sans Pro" w:cs="Source Sans Pro"/>
            <w:color w:val="auto"/>
            <w:sz w:val="24"/>
            <w:szCs w:val="24"/>
          </w:rPr>
          <w:delText>,</w:delText>
        </w:r>
      </w:del>
      <w:r>
        <w:rPr>
          <w:rFonts w:hint="default" w:ascii="Source Sans Pro" w:hAnsi="Source Sans Pro" w:cs="Source Sans Pro"/>
          <w:color w:val="auto"/>
          <w:sz w:val="24"/>
          <w:szCs w:val="24"/>
        </w:rPr>
        <w:t xml:space="preserve"> </w:t>
      </w:r>
      <w:ins w:id="691" w:author="marcelo" w:date="2023-05-19T07:13:29Z">
        <w:r>
          <w:rPr>
            <w:rFonts w:hint="default" w:ascii="Source Sans Pro" w:hAnsi="Source Sans Pro" w:cs="Source Sans Pro"/>
            <w:color w:val="auto"/>
            <w:sz w:val="24"/>
            <w:szCs w:val="24"/>
          </w:rPr>
          <w:fldChar w:fldCharType="begin"/>
        </w:r>
      </w:ins>
      <w:ins w:id="692" w:author="marcelo" w:date="2023-05-19T07:13:29Z">
        <w:r>
          <w:rPr>
            <w:rFonts w:hint="default" w:ascii="Source Sans Pro" w:hAnsi="Source Sans Pro" w:cs="Source Sans Pro"/>
            <w:color w:val="auto"/>
            <w:sz w:val="24"/>
            <w:szCs w:val="24"/>
          </w:rPr>
          <w:instrText xml:space="preserve"> HYPERLINK \l "ref-knight2017" \h </w:instrText>
        </w:r>
      </w:ins>
      <w:ins w:id="693" w:author="marcelo" w:date="2023-05-19T07:13:29Z">
        <w:r>
          <w:rPr>
            <w:rFonts w:hint="default" w:ascii="Source Sans Pro" w:hAnsi="Source Sans Pro" w:cs="Source Sans Pro"/>
            <w:color w:val="auto"/>
            <w:sz w:val="24"/>
            <w:szCs w:val="24"/>
          </w:rPr>
          <w:fldChar w:fldCharType="separate"/>
        </w:r>
      </w:ins>
      <w:ins w:id="694" w:author="marcelo" w:date="2023-05-19T07:13:29Z">
        <w:r>
          <w:rPr>
            <w:rStyle w:val="22"/>
            <w:rFonts w:hint="default" w:ascii="Source Sans Pro" w:hAnsi="Source Sans Pro" w:cs="Source Sans Pro"/>
            <w:color w:val="auto"/>
            <w:sz w:val="24"/>
            <w:szCs w:val="24"/>
          </w:rPr>
          <w:t xml:space="preserve">Knight </w:t>
        </w:r>
      </w:ins>
      <w:ins w:id="695" w:author="marcelo" w:date="2023-05-19T07:13:29Z">
        <w:r>
          <w:rPr>
            <w:rStyle w:val="22"/>
            <w:rFonts w:hint="default" w:ascii="Source Sans Pro" w:hAnsi="Source Sans Pro" w:cs="Source Sans Pro"/>
            <w:i/>
            <w:iCs/>
            <w:color w:val="auto"/>
            <w:sz w:val="24"/>
            <w:szCs w:val="24"/>
          </w:rPr>
          <w:t>et al.</w:t>
        </w:r>
      </w:ins>
      <w:ins w:id="696" w:author="marcelo" w:date="2023-05-19T07:13:29Z">
        <w:r>
          <w:rPr>
            <w:rStyle w:val="22"/>
            <w:rFonts w:hint="default" w:ascii="Source Sans Pro" w:hAnsi="Source Sans Pro" w:cs="Source Sans Pro"/>
            <w:color w:val="auto"/>
            <w:sz w:val="24"/>
            <w:szCs w:val="24"/>
          </w:rPr>
          <w:t xml:space="preserve"> 2017</w:t>
        </w:r>
      </w:ins>
      <w:ins w:id="697" w:author="marcelo" w:date="2023-05-19T07:13:29Z">
        <w:r>
          <w:rPr>
            <w:rStyle w:val="22"/>
            <w:rFonts w:hint="default" w:ascii="Source Sans Pro" w:hAnsi="Source Sans Pro" w:cs="Source Sans Pro"/>
            <w:color w:val="auto"/>
            <w:sz w:val="24"/>
            <w:szCs w:val="24"/>
          </w:rPr>
          <w:fldChar w:fldCharType="end"/>
        </w:r>
      </w:ins>
      <w:ins w:id="698" w:author="marcelo" w:date="2023-05-19T07:13:29Z">
        <w:r>
          <w:rPr>
            <w:rFonts w:hint="default" w:ascii="Source Sans Pro" w:hAnsi="Source Sans Pro" w:cs="Source Sans Pro"/>
            <w:color w:val="auto"/>
            <w:sz w:val="24"/>
            <w:szCs w:val="24"/>
          </w:rPr>
          <w:t>;</w:t>
        </w:r>
      </w:ins>
      <w:ins w:id="699" w:author="marcelo" w:date="2023-05-19T07:13:31Z">
        <w:r>
          <w:rPr>
            <w:rFonts w:hint="default" w:ascii="Source Sans Pro" w:hAnsi="Source Sans Pro" w:cs="Source Sans Pro"/>
            <w:color w:val="auto"/>
            <w:sz w:val="24"/>
            <w:szCs w:val="24"/>
            <w:lang w:val="en-US"/>
          </w:rPr>
          <w:t xml:space="preserve"> </w:t>
        </w:r>
      </w:ins>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It </w:t>
      </w:r>
      <w:del w:id="700" w:author="marcelo" w:date="2023-05-19T07:12:31Z">
        <w:r>
          <w:rPr>
            <w:rFonts w:hint="default" w:ascii="Source Sans Pro" w:hAnsi="Source Sans Pro" w:cs="Source Sans Pro"/>
            <w:color w:val="auto"/>
            <w:sz w:val="24"/>
            <w:szCs w:val="24"/>
          </w:rPr>
          <w:delText>uses spectrographic cross-correlation to find sounds resembling an example target sounds (i.e., template) across sound files, applying a correlation threshold to separate detections from background noise</w:delText>
        </w:r>
      </w:del>
      <w:r>
        <w:rPr>
          <w:rFonts w:hint="default" w:ascii="Source Sans Pro" w:hAnsi="Source Sans Pro" w:cs="Source Sans Pro"/>
          <w:color w:val="auto"/>
          <w:sz w:val="24"/>
          <w:szCs w:val="24"/>
        </w:rPr>
        <w:t xml:space="preserve">. We used this approach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to detect inquiry calls. To do this, we tested the performance of three acoustic templates on a training subset of five sound files. First, we used the function </w:t>
      </w:r>
      <w:r>
        <w:rPr>
          <w:rStyle w:val="38"/>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to find several sounds representative of the variation in signal structure. This function measures several spectral </w:t>
      </w:r>
      <w:r>
        <w:rPr>
          <w:rFonts w:hint="default" w:ascii="Source Sans Pro" w:hAnsi="Source Sans Pro" w:cs="Source Sans Pro"/>
          <w:color w:val="auto"/>
          <w:sz w:val="24"/>
          <w:szCs w:val="24"/>
          <w:lang w:val="en-US"/>
        </w:rPr>
        <w:t>features</w:t>
      </w:r>
      <w:r>
        <w:rPr>
          <w:rFonts w:hint="default" w:ascii="Source Sans Pro" w:hAnsi="Source Sans Pro" w:cs="Source Sans Pro"/>
          <w:color w:val="auto"/>
          <w:sz w:val="24"/>
          <w:szCs w:val="24"/>
        </w:rPr>
        <w:t>, which are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ins w:id="701" w:author="marcelo" w:date="2023-05-09T19:59:38Z">
        <w:r>
          <w:rPr>
            <w:rFonts w:hint="default" w:ascii="Source Sans Pro" w:hAnsi="Source Sans Pro" w:cs="Source Sans Pro"/>
            <w:color w:val="auto"/>
            <w:sz w:val="24"/>
            <w:szCs w:val="24"/>
            <w:lang w:val="en-US"/>
          </w:rPr>
          <w:t xml:space="preserve"> (</w:t>
        </w:r>
      </w:ins>
      <w:ins w:id="702" w:author="marcelo" w:date="2023-05-09T19:59:39Z">
        <w:r>
          <w:rPr>
            <w:rFonts w:hint="default" w:ascii="Source Sans Pro" w:hAnsi="Source Sans Pro" w:cs="Source Sans Pro"/>
            <w:color w:val="auto"/>
            <w:sz w:val="24"/>
            <w:szCs w:val="24"/>
            <w:lang w:val="en-US"/>
          </w:rPr>
          <w:t>arg</w:t>
        </w:r>
      </w:ins>
      <w:ins w:id="703" w:author="marcelo" w:date="2023-05-09T19:59:40Z">
        <w:r>
          <w:rPr>
            <w:rFonts w:hint="default" w:ascii="Source Sans Pro" w:hAnsi="Source Sans Pro" w:cs="Source Sans Pro"/>
            <w:color w:val="auto"/>
            <w:sz w:val="24"/>
            <w:szCs w:val="24"/>
            <w:lang w:val="en-US"/>
          </w:rPr>
          <w:t>ument</w:t>
        </w:r>
      </w:ins>
      <w:ins w:id="704" w:author="marcelo" w:date="2023-05-09T19:59:55Z">
        <w:r>
          <w:rPr>
            <w:rFonts w:hint="default" w:ascii="Source Sans Pro" w:hAnsi="Source Sans Pro" w:cs="Source Sans Pro"/>
            <w:color w:val="auto"/>
            <w:sz w:val="24"/>
            <w:szCs w:val="24"/>
            <w:lang w:val="en-US"/>
          </w:rPr>
          <w:t xml:space="preserve"> </w:t>
        </w:r>
      </w:ins>
      <w:ins w:id="705" w:author="marcelo" w:date="2023-05-09T20:00:30Z">
        <w:r>
          <w:rPr>
            <w:rFonts w:hint="default" w:ascii="Source Sans Pro" w:hAnsi="Source Sans Pro" w:cs="Source Sans Pro"/>
            <w:color w:val="auto"/>
            <w:sz w:val="24"/>
            <w:szCs w:val="24"/>
          </w:rPr>
          <w:t>'</w:t>
        </w:r>
      </w:ins>
      <w:ins w:id="706" w:author="marcelo" w:date="2023-05-09T20:00:32Z">
        <w:r>
          <w:rPr>
            <w:rFonts w:hint="default" w:ascii="Source Sans Pro" w:hAnsi="Source Sans Pro" w:cs="Source Sans Pro"/>
            <w:color w:val="auto"/>
            <w:sz w:val="24"/>
            <w:szCs w:val="24"/>
            <w:lang w:val="en-US"/>
          </w:rPr>
          <w:t>n.s</w:t>
        </w:r>
      </w:ins>
      <w:ins w:id="707" w:author="marcelo" w:date="2023-05-09T20:00:33Z">
        <w:r>
          <w:rPr>
            <w:rFonts w:hint="default" w:ascii="Source Sans Pro" w:hAnsi="Source Sans Pro" w:cs="Source Sans Pro"/>
            <w:color w:val="auto"/>
            <w:sz w:val="24"/>
            <w:szCs w:val="24"/>
            <w:lang w:val="en-US"/>
          </w:rPr>
          <w:t>ub.s</w:t>
        </w:r>
      </w:ins>
      <w:ins w:id="708" w:author="marcelo" w:date="2023-05-09T20:00:34Z">
        <w:r>
          <w:rPr>
            <w:rFonts w:hint="default" w:ascii="Source Sans Pro" w:hAnsi="Source Sans Pro" w:cs="Source Sans Pro"/>
            <w:color w:val="auto"/>
            <w:sz w:val="24"/>
            <w:szCs w:val="24"/>
            <w:lang w:val="en-US"/>
          </w:rPr>
          <w:t>paces</w:t>
        </w:r>
      </w:ins>
      <w:ins w:id="709" w:author="marcelo" w:date="2023-05-09T20:00:36Z">
        <w:r>
          <w:rPr>
            <w:rFonts w:hint="default" w:ascii="Source Sans Pro" w:hAnsi="Source Sans Pro" w:cs="Source Sans Pro"/>
            <w:color w:val="auto"/>
            <w:sz w:val="24"/>
            <w:szCs w:val="24"/>
          </w:rPr>
          <w:t>'</w:t>
        </w:r>
      </w:ins>
      <w:ins w:id="710" w:author="marcelo" w:date="2023-05-09T20:00:37Z">
        <w:r>
          <w:rPr>
            <w:rFonts w:hint="default" w:ascii="Source Sans Pro" w:hAnsi="Source Sans Pro" w:cs="Source Sans Pro"/>
            <w:color w:val="auto"/>
            <w:sz w:val="24"/>
            <w:szCs w:val="24"/>
            <w:lang w:val="en-US"/>
          </w:rPr>
          <w:t>)</w:t>
        </w:r>
      </w:ins>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p>
    <w:p>
      <w:pPr>
        <w:pStyle w:val="39"/>
        <w:spacing w:after="0"/>
        <w:ind w:firstLine="720"/>
        <w:rPr>
          <w:ins w:id="712" w:author="m" w:date="2023-05-10T12:37:32Z"/>
          <w:rStyle w:val="72"/>
        </w:rPr>
        <w:pPrChange w:id="711" w:author="marcelo" w:date="2023-05-10T07:13:34Z">
          <w:pPr>
            <w:pStyle w:val="39"/>
          </w:pPr>
        </w:pPrChange>
      </w:pPr>
      <w:r>
        <w:rPr>
          <w:rStyle w:val="54"/>
        </w:rPr>
        <w:t># read manual annotations</w:t>
      </w:r>
      <w:r>
        <w:br w:type="textWrapping"/>
      </w:r>
      <w:r>
        <w:rPr>
          <w:rStyle w:val="72"/>
        </w:rPr>
        <w:t xml:space="preserve">manual_ref_thy </w:t>
      </w:r>
      <w:r>
        <w:rPr>
          <w:rStyle w:val="58"/>
        </w:rPr>
        <w:t>&lt;-</w:t>
      </w:r>
      <w:r>
        <w:rPr>
          <w:rStyle w:val="72"/>
        </w:rPr>
        <w:t xml:space="preserve"> </w:t>
      </w:r>
      <w:r>
        <w:rPr>
          <w:rStyle w:val="59"/>
        </w:rPr>
        <w:t>read.csv</w:t>
      </w:r>
      <w:r>
        <w:rPr>
          <w:rStyle w:val="72"/>
        </w:rPr>
        <w:t>(</w:t>
      </w:r>
      <w:r>
        <w:rPr>
          <w:rStyle w:val="50"/>
        </w:rPr>
        <w:t>"manual_annotations_thyroptera.csv"</w:t>
      </w:r>
      <w:r>
        <w:rPr>
          <w:rStyle w:val="72"/>
        </w:rPr>
        <w:t>)</w:t>
      </w:r>
      <w:r>
        <w:br w:type="textWrapping"/>
      </w:r>
      <w:r>
        <w:br w:type="textWrapping"/>
      </w:r>
      <w:r>
        <w:rPr>
          <w:rStyle w:val="54"/>
        </w:rPr>
        <w:t># get random subset of 5 sound files for training</w:t>
      </w:r>
      <w:r>
        <w:br w:type="textWrapping"/>
      </w:r>
      <w:r>
        <w:rPr>
          <w:rStyle w:val="59"/>
        </w:rPr>
        <w:t>set.seed</w:t>
      </w:r>
      <w:r>
        <w:rPr>
          <w:rStyle w:val="72"/>
        </w:rPr>
        <w:t>(</w:t>
      </w:r>
      <w:r>
        <w:rPr>
          <w:rStyle w:val="44"/>
        </w:rPr>
        <w:t>1</w:t>
      </w:r>
      <w:r>
        <w:rPr>
          <w:rStyle w:val="72"/>
        </w:rPr>
        <w:t>)</w:t>
      </w:r>
      <w:ins w:id="713" w:author="m" w:date="2023-05-10T12:53:51Z">
        <w:r>
          <w:rPr>
            <w:rStyle w:val="72"/>
            <w:rFonts w:hint="default" w:ascii="Consolas"/>
          </w:rPr>
          <w:t xml:space="preserve"> </w:t>
        </w:r>
      </w:ins>
      <w:ins w:id="714" w:author="m" w:date="2023-05-10T12:53:52Z">
        <w:r>
          <w:rPr>
            <w:rStyle w:val="72"/>
            <w:rFonts w:hint="default" w:ascii="Consolas"/>
          </w:rPr>
          <w:t># use seed to allow replication</w:t>
        </w:r>
      </w:ins>
      <w:r>
        <w:br w:type="textWrapping"/>
      </w:r>
      <w:r>
        <w:rPr>
          <w:rStyle w:val="72"/>
        </w:rPr>
        <w:t xml:space="preserve">train_files </w:t>
      </w:r>
      <w:r>
        <w:rPr>
          <w:rStyle w:val="58"/>
        </w:rPr>
        <w:t>&lt;-</w:t>
      </w:r>
      <w:r>
        <w:rPr>
          <w:rStyle w:val="72"/>
        </w:rPr>
        <w:t xml:space="preserve"> </w:t>
      </w:r>
      <w:r>
        <w:rPr>
          <w:rStyle w:val="59"/>
        </w:rPr>
        <w:t>sample</w:t>
      </w:r>
      <w:r>
        <w:rPr>
          <w:rStyle w:val="72"/>
        </w:rPr>
        <w:t>(</w:t>
      </w:r>
      <w:r>
        <w:rPr>
          <w:rStyle w:val="59"/>
        </w:rPr>
        <w:t>unique</w:t>
      </w:r>
      <w:r>
        <w:rPr>
          <w:rStyle w:val="72"/>
        </w:rPr>
        <w:t>(manual_ref_thy</w:t>
      </w:r>
      <w:r>
        <w:rPr>
          <w:rStyle w:val="49"/>
        </w:rPr>
        <w:t>$</w:t>
      </w:r>
      <w:r>
        <w:rPr>
          <w:rStyle w:val="72"/>
        </w:rPr>
        <w:t xml:space="preserve">sound.files), </w:t>
      </w:r>
      <w:r>
        <w:rPr>
          <w:rStyle w:val="66"/>
        </w:rPr>
        <w:t>size =</w:t>
      </w:r>
      <w:r>
        <w:rPr>
          <w:rStyle w:val="72"/>
        </w:rPr>
        <w:t xml:space="preserve"> </w:t>
      </w:r>
      <w:r>
        <w:rPr>
          <w:rStyle w:val="44"/>
        </w:rPr>
        <w:t>5</w:t>
      </w:r>
      <w:r>
        <w:rPr>
          <w:rStyle w:val="72"/>
        </w:rPr>
        <w:t>)</w:t>
      </w:r>
      <w:ins w:id="715" w:author="m" w:date="2023-05-10T12:54:11Z">
        <w:r>
          <w:rPr>
            <w:rStyle w:val="72"/>
            <w:rFonts w:hint="default" w:ascii="Consolas"/>
          </w:rPr>
          <w:t xml:space="preserve"> </w:t>
        </w:r>
      </w:ins>
      <w:r>
        <w:br w:type="textWrapping"/>
      </w:r>
      <w:r>
        <w:rPr>
          <w:rStyle w:val="72"/>
        </w:rPr>
        <w:t xml:space="preserve">train_ref </w:t>
      </w:r>
      <w:r>
        <w:rPr>
          <w:rStyle w:val="58"/>
        </w:rPr>
        <w:t>&lt;-</w:t>
      </w:r>
      <w:r>
        <w:rPr>
          <w:rStyle w:val="72"/>
        </w:rPr>
        <w:t xml:space="preserve"> manual_ref_thy[manual_ref_thy</w:t>
      </w:r>
      <w:r>
        <w:rPr>
          <w:rStyle w:val="49"/>
        </w:rPr>
        <w:t>$</w:t>
      </w:r>
      <w:r>
        <w:rPr>
          <w:rStyle w:val="72"/>
        </w:rPr>
        <w:t xml:space="preserve">sound.files </w:t>
      </w:r>
      <w:r>
        <w:rPr>
          <w:rStyle w:val="49"/>
        </w:rPr>
        <w:t>%in%</w:t>
      </w:r>
      <w:r>
        <w:rPr>
          <w:rStyle w:val="72"/>
        </w:rPr>
        <w:t xml:space="preserve"> train_files, ]</w:t>
      </w:r>
      <w:r>
        <w:br w:type="textWrapping"/>
      </w:r>
      <w:r>
        <w:br w:type="textWrapping"/>
      </w:r>
      <w:r>
        <w:rPr>
          <w:rStyle w:val="54"/>
        </w:rPr>
        <w:t xml:space="preserve"># </w:t>
      </w:r>
      <w:ins w:id="716" w:author="marcelo" w:date="2023-05-10T07:10:28Z">
        <w:r>
          <w:rPr>
            <w:rStyle w:val="54"/>
            <w:rFonts w:hint="default"/>
            <w:lang w:val="en-US"/>
          </w:rPr>
          <w:t xml:space="preserve">use </w:t>
        </w:r>
      </w:ins>
      <w:r>
        <w:rPr>
          <w:rStyle w:val="54"/>
        </w:rPr>
        <w:t xml:space="preserve">the rest </w:t>
      </w:r>
      <w:ins w:id="717" w:author="marcelo" w:date="2023-05-10T07:10:30Z">
        <w:r>
          <w:rPr>
            <w:rStyle w:val="54"/>
            <w:rFonts w:hint="default"/>
            <w:lang w:val="en-US"/>
          </w:rPr>
          <w:t xml:space="preserve">of </w:t>
        </w:r>
      </w:ins>
      <w:ins w:id="718" w:author="marcelo" w:date="2023-05-10T07:10:31Z">
        <w:r>
          <w:rPr>
            <w:rStyle w:val="54"/>
            <w:rFonts w:hint="default"/>
            <w:lang w:val="en-US"/>
          </w:rPr>
          <w:t>the d</w:t>
        </w:r>
      </w:ins>
      <w:ins w:id="719" w:author="marcelo" w:date="2023-05-10T07:10:32Z">
        <w:r>
          <w:rPr>
            <w:rStyle w:val="54"/>
            <w:rFonts w:hint="default"/>
            <w:lang w:val="en-US"/>
          </w:rPr>
          <w:t xml:space="preserve">ata </w:t>
        </w:r>
      </w:ins>
      <w:r>
        <w:rPr>
          <w:rStyle w:val="54"/>
        </w:rPr>
        <w:t>for testin</w:t>
      </w:r>
      <w:del w:id="720" w:author="marcelo" w:date="2023-05-10T07:10:18Z">
        <w:r>
          <w:rPr>
            <w:rStyle w:val="54"/>
          </w:rPr>
          <w:delText xml:space="preserve"> </w:delText>
        </w:r>
      </w:del>
      <w:r>
        <w:rPr>
          <w:rStyle w:val="54"/>
        </w:rPr>
        <w:t>g</w:t>
      </w:r>
      <w:r>
        <w:br w:type="textWrapping"/>
      </w:r>
      <w:r>
        <w:rPr>
          <w:rStyle w:val="72"/>
        </w:rPr>
        <w:t xml:space="preserve">test_files </w:t>
      </w:r>
      <w:r>
        <w:rPr>
          <w:rStyle w:val="58"/>
        </w:rPr>
        <w:t>&lt;-</w:t>
      </w:r>
      <w:r>
        <w:rPr>
          <w:rStyle w:val="72"/>
        </w:rPr>
        <w:t xml:space="preserve"> </w:t>
      </w:r>
      <w:r>
        <w:rPr>
          <w:rStyle w:val="59"/>
        </w:rPr>
        <w:t>setdiff</w:t>
      </w:r>
      <w:r>
        <w:rPr>
          <w:rStyle w:val="72"/>
        </w:rPr>
        <w:t>(manual_ref_thy</w:t>
      </w:r>
      <w:r>
        <w:rPr>
          <w:rStyle w:val="49"/>
        </w:rPr>
        <w:t>$</w:t>
      </w:r>
      <w:r>
        <w:rPr>
          <w:rStyle w:val="72"/>
        </w:rPr>
        <w:t>sound.files, train_files)</w:t>
      </w:r>
      <w:r>
        <w:br w:type="textWrapping"/>
      </w:r>
      <w:r>
        <w:rPr>
          <w:rStyle w:val="72"/>
        </w:rPr>
        <w:t xml:space="preserve">test_ref </w:t>
      </w:r>
      <w:r>
        <w:rPr>
          <w:rStyle w:val="58"/>
        </w:rPr>
        <w:t>&lt;-</w:t>
      </w:r>
      <w:r>
        <w:rPr>
          <w:rStyle w:val="72"/>
        </w:rPr>
        <w:t xml:space="preserve"> manual_ref_thy[manual_ref_thy</w:t>
      </w:r>
      <w:r>
        <w:rPr>
          <w:rStyle w:val="49"/>
        </w:rPr>
        <w:t>$</w:t>
      </w:r>
      <w:r>
        <w:rPr>
          <w:rStyle w:val="72"/>
        </w:rPr>
        <w:t xml:space="preserve">sound.files </w:t>
      </w:r>
      <w:r>
        <w:rPr>
          <w:rStyle w:val="49"/>
        </w:rPr>
        <w:t>%in%</w:t>
      </w:r>
      <w:r>
        <w:rPr>
          <w:rStyle w:val="72"/>
        </w:rPr>
        <w:t xml:space="preserve"> test_files, ]</w:t>
      </w:r>
      <w:r>
        <w:br w:type="textWrapping"/>
      </w:r>
      <w:r>
        <w:br w:type="textWrapping"/>
      </w:r>
      <w:r>
        <w:rPr>
          <w:rStyle w:val="54"/>
        </w:rPr>
        <w:t># find templates</w:t>
      </w:r>
      <w:r>
        <w:br w:type="textWrapping"/>
      </w:r>
      <w:r>
        <w:rPr>
          <w:rStyle w:val="72"/>
        </w:rPr>
        <w:t xml:space="preserve">templates </w:t>
      </w:r>
      <w:r>
        <w:rPr>
          <w:rStyle w:val="58"/>
        </w:rPr>
        <w:t>&lt;-</w:t>
      </w:r>
      <w:r>
        <w:rPr>
          <w:rStyle w:val="72"/>
        </w:rPr>
        <w:t xml:space="preserve"> </w:t>
      </w:r>
      <w:r>
        <w:rPr>
          <w:rStyle w:val="59"/>
        </w:rPr>
        <w:t>get_templates</w:t>
      </w:r>
      <w:r>
        <w:rPr>
          <w:rStyle w:val="72"/>
        </w:rPr>
        <w:t>(</w:t>
      </w:r>
    </w:p>
    <w:p>
      <w:pPr>
        <w:pStyle w:val="39"/>
        <w:spacing w:after="0"/>
        <w:ind w:firstLine="720"/>
        <w:rPr>
          <w:ins w:id="722" w:author="marcelo" w:date="2023-05-10T07:12:38Z"/>
          <w:rStyle w:val="72"/>
          <w:rFonts w:hint="default"/>
          <w:lang w:val="en-US"/>
        </w:rPr>
        <w:pPrChange w:id="721" w:author="marcelo" w:date="2023-05-10T07:13:34Z">
          <w:pPr>
            <w:pStyle w:val="39"/>
          </w:pPr>
        </w:pPrChange>
      </w:pPr>
      <w:ins w:id="723" w:author="marcelo" w:date="2023-05-10T07:12:30Z">
        <w:r>
          <w:rPr>
            <w:rStyle w:val="66"/>
            <w:rFonts w:hint="default"/>
            <w:lang w:val="en-US"/>
          </w:rPr>
          <w:t>re</w:t>
        </w:r>
      </w:ins>
      <w:ins w:id="724" w:author="marcelo" w:date="2023-05-10T07:12:31Z">
        <w:r>
          <w:rPr>
            <w:rStyle w:val="66"/>
            <w:rFonts w:hint="default"/>
            <w:lang w:val="en-US"/>
          </w:rPr>
          <w:t>fe</w:t>
        </w:r>
      </w:ins>
      <w:ins w:id="725" w:author="marcelo" w:date="2023-05-10T07:12:32Z">
        <w:r>
          <w:rPr>
            <w:rStyle w:val="66"/>
            <w:rFonts w:hint="default"/>
            <w:lang w:val="en-US"/>
          </w:rPr>
          <w:t>rence</w:t>
        </w:r>
      </w:ins>
      <w:ins w:id="726" w:author="marcelo" w:date="2023-05-10T07:12:33Z">
        <w:r>
          <w:rPr>
            <w:rStyle w:val="66"/>
            <w:rFonts w:hint="default"/>
            <w:lang w:val="en-US"/>
          </w:rPr>
          <w:t xml:space="preserve"> </w:t>
        </w:r>
      </w:ins>
      <w:ins w:id="727" w:author="marcelo" w:date="2023-05-10T07:12:27Z">
        <w:r>
          <w:rPr>
            <w:rStyle w:val="66"/>
          </w:rPr>
          <w:t>=</w:t>
        </w:r>
      </w:ins>
      <w:ins w:id="728" w:author="marcelo" w:date="2023-05-10T07:12:27Z">
        <w:r>
          <w:rPr>
            <w:rStyle w:val="72"/>
          </w:rPr>
          <w:t xml:space="preserve"> </w:t>
        </w:r>
      </w:ins>
      <w:r>
        <w:rPr>
          <w:rStyle w:val="72"/>
        </w:rPr>
        <w:t xml:space="preserve">train_ref, </w:t>
      </w:r>
      <w:ins w:id="729" w:author="marcelo" w:date="2023-05-10T07:13:32Z">
        <w:r>
          <w:rPr>
            <w:rStyle w:val="72"/>
            <w:rFonts w:hint="default"/>
            <w:lang w:val="en-US"/>
          </w:rPr>
          <w:t xml:space="preserve"> # data frame</w:t>
        </w:r>
      </w:ins>
      <w:ins w:id="730" w:author="marcelo" w:date="2023-05-10T07:13:32Z">
        <w:del w:id="731" w:author="m" w:date="2023-05-10T12:34:51Z">
          <w:r>
            <w:rPr>
              <w:rStyle w:val="72"/>
              <w:rFonts w:hint="default"/>
              <w:lang w:val="en-US"/>
            </w:rPr>
            <w:delText xml:space="preserve"> </w:delText>
          </w:r>
        </w:del>
      </w:ins>
      <w:ins w:id="732" w:author="marcelo" w:date="2023-05-10T07:13:32Z">
        <w:r>
          <w:rPr>
            <w:rStyle w:val="72"/>
            <w:rFonts w:hint="default"/>
            <w:lang w:val="en-US"/>
          </w:rPr>
          <w:t xml:space="preserve"> with </w:t>
        </w:r>
      </w:ins>
      <w:ins w:id="733" w:author="m" w:date="2023-05-10T12:34:53Z">
        <w:r>
          <w:rPr>
            <w:rStyle w:val="72"/>
            <w:rFonts w:hint="default" w:ascii="Consolas"/>
          </w:rPr>
          <w:t>r</w:t>
        </w:r>
      </w:ins>
      <w:ins w:id="734" w:author="m" w:date="2023-05-10T12:34:54Z">
        <w:r>
          <w:rPr>
            <w:rStyle w:val="72"/>
            <w:rFonts w:hint="default" w:ascii="Consolas"/>
          </w:rPr>
          <w:t>eference</w:t>
        </w:r>
      </w:ins>
      <w:ins w:id="735" w:author="m" w:date="2023-05-10T12:34:55Z">
        <w:r>
          <w:rPr>
            <w:rStyle w:val="72"/>
            <w:rFonts w:hint="default" w:ascii="Consolas"/>
          </w:rPr>
          <w:t xml:space="preserve"> </w:t>
        </w:r>
      </w:ins>
      <w:ins w:id="736" w:author="marcelo" w:date="2023-05-10T07:13:32Z">
        <w:r>
          <w:rPr>
            <w:rStyle w:val="72"/>
            <w:rFonts w:hint="default"/>
            <w:lang w:val="en-US"/>
          </w:rPr>
          <w:t>annotations</w:t>
        </w:r>
      </w:ins>
    </w:p>
    <w:p>
      <w:pPr>
        <w:pStyle w:val="39"/>
        <w:spacing w:after="0"/>
        <w:ind w:firstLine="720"/>
        <w:rPr>
          <w:ins w:id="738" w:author="marcelo" w:date="2023-05-10T07:12:45Z"/>
          <w:rStyle w:val="72"/>
          <w:rFonts w:hint="default"/>
          <w:lang w:val="en-US"/>
        </w:rPr>
        <w:pPrChange w:id="737" w:author="marcelo" w:date="2023-05-10T07:13:16Z">
          <w:pPr>
            <w:pStyle w:val="39"/>
          </w:pPr>
        </w:pPrChange>
      </w:pPr>
      <w:r>
        <w:rPr>
          <w:rStyle w:val="66"/>
        </w:rPr>
        <w:t>path =</w:t>
      </w:r>
      <w:r>
        <w:rPr>
          <w:rStyle w:val="72"/>
        </w:rPr>
        <w:t xml:space="preserve"> data_path, </w:t>
      </w:r>
      <w:ins w:id="739" w:author="marcelo" w:date="2023-05-10T09:11:11Z">
        <w:r>
          <w:rPr>
            <w:rStyle w:val="72"/>
            <w:rFonts w:hint="default"/>
            <w:lang w:val="en-US"/>
          </w:rPr>
          <w:t xml:space="preserve"># </w:t>
        </w:r>
      </w:ins>
      <w:ins w:id="740" w:author="marcelo" w:date="2023-05-10T09:15:47Z">
        <w:r>
          <w:rPr>
            <w:rStyle w:val="72"/>
            <w:rFonts w:hint="default"/>
            <w:lang w:val="en-US"/>
          </w:rPr>
          <w:t>sound file directory</w:t>
        </w:r>
      </w:ins>
    </w:p>
    <w:p>
      <w:pPr>
        <w:pStyle w:val="39"/>
        <w:spacing w:after="0"/>
        <w:ind w:firstLine="720"/>
        <w:rPr>
          <w:ins w:id="742" w:author="marcelo" w:date="2023-05-10T07:12:48Z"/>
          <w:rStyle w:val="72"/>
          <w:rFonts w:hint="default"/>
        </w:rPr>
        <w:pPrChange w:id="741" w:author="marcelo" w:date="2023-05-10T07:13:16Z">
          <w:pPr>
            <w:pStyle w:val="39"/>
          </w:pPr>
        </w:pPrChange>
      </w:pPr>
      <w:r>
        <w:rPr>
          <w:rStyle w:val="66"/>
        </w:rPr>
        <w:t>bp =</w:t>
      </w:r>
      <w:r>
        <w:rPr>
          <w:rStyle w:val="72"/>
        </w:rPr>
        <w:t xml:space="preserve"> </w:t>
      </w:r>
      <w:r>
        <w:rPr>
          <w:rStyle w:val="59"/>
        </w:rPr>
        <w:t>c</w:t>
      </w:r>
      <w:r>
        <w:rPr>
          <w:rStyle w:val="72"/>
        </w:rPr>
        <w:t>(</w:t>
      </w:r>
      <w:r>
        <w:rPr>
          <w:rStyle w:val="44"/>
        </w:rPr>
        <w:t>10</w:t>
      </w:r>
      <w:r>
        <w:rPr>
          <w:rStyle w:val="72"/>
        </w:rPr>
        <w:t>,</w:t>
      </w:r>
      <w:ins w:id="743" w:author="marcelo" w:date="2023-05-10T07:12:55Z">
        <w:r>
          <w:rPr>
            <w:rStyle w:val="72"/>
            <w:rFonts w:hint="default"/>
            <w:lang w:val="en-US"/>
          </w:rPr>
          <w:t xml:space="preserve"> </w:t>
        </w:r>
      </w:ins>
      <w:del w:id="744" w:author="marcelo" w:date="2023-05-10T07:12:54Z">
        <w:r>
          <w:rPr/>
          <w:br w:type="textWrapping"/>
        </w:r>
      </w:del>
      <w:del w:id="745" w:author="marcelo" w:date="2023-05-10T07:12:54Z">
        <w:r>
          <w:rPr>
            <w:rStyle w:val="72"/>
          </w:rPr>
          <w:delText xml:space="preserve"> </w:delText>
        </w:r>
      </w:del>
      <w:del w:id="746" w:author="marcelo" w:date="2023-05-10T07:12:53Z">
        <w:r>
          <w:rPr>
            <w:rStyle w:val="72"/>
          </w:rPr>
          <w:delText xml:space="preserve">   </w:delText>
        </w:r>
      </w:del>
      <w:r>
        <w:rPr>
          <w:rStyle w:val="44"/>
        </w:rPr>
        <w:t>50</w:t>
      </w:r>
      <w:r>
        <w:rPr>
          <w:rStyle w:val="72"/>
        </w:rPr>
        <w:t xml:space="preserve">), </w:t>
      </w:r>
      <w:ins w:id="747" w:author="marcelo" w:date="2023-05-10T07:13:36Z">
        <w:r>
          <w:rPr>
            <w:rStyle w:val="72"/>
            <w:rFonts w:hint="default"/>
            <w:lang w:val="en-US"/>
          </w:rPr>
          <w:t>#</w:t>
        </w:r>
      </w:ins>
      <w:ins w:id="748" w:author="marcelo" w:date="2023-05-10T07:13:37Z">
        <w:r>
          <w:rPr>
            <w:rStyle w:val="72"/>
            <w:rFonts w:hint="default"/>
            <w:lang w:val="en-US"/>
          </w:rPr>
          <w:t xml:space="preserve"> band</w:t>
        </w:r>
      </w:ins>
      <w:ins w:id="749" w:author="marcelo" w:date="2023-05-10T07:13:38Z">
        <w:del w:id="750" w:author="m" w:date="2023-05-10T12:38:19Z">
          <w:r>
            <w:rPr>
              <w:rStyle w:val="72"/>
              <w:rFonts w:hint="default"/>
              <w:lang w:val="en-US"/>
            </w:rPr>
            <w:delText xml:space="preserve"> </w:delText>
          </w:r>
        </w:del>
      </w:ins>
      <w:ins w:id="751" w:author="marcelo" w:date="2023-05-10T07:13:38Z">
        <w:r>
          <w:rPr>
            <w:rStyle w:val="72"/>
            <w:rFonts w:hint="default"/>
            <w:lang w:val="en-US"/>
          </w:rPr>
          <w:t>pass</w:t>
        </w:r>
      </w:ins>
      <w:ins w:id="752" w:author="marcelo" w:date="2023-05-10T07:13:39Z">
        <w:r>
          <w:rPr>
            <w:rStyle w:val="72"/>
            <w:rFonts w:hint="default"/>
            <w:lang w:val="en-US"/>
          </w:rPr>
          <w:t xml:space="preserve"> filte</w:t>
        </w:r>
      </w:ins>
      <w:ins w:id="753" w:author="marcelo" w:date="2023-05-10T07:13:40Z">
        <w:r>
          <w:rPr>
            <w:rStyle w:val="72"/>
            <w:rFonts w:hint="default"/>
            <w:lang w:val="en-US"/>
          </w:rPr>
          <w:t>r</w:t>
        </w:r>
      </w:ins>
      <w:ins w:id="754" w:author="marcelo" w:date="2023-05-10T07:13:45Z">
        <w:del w:id="755" w:author="m" w:date="2023-05-10T12:38:12Z">
          <w:r>
            <w:rPr>
              <w:rStyle w:val="72"/>
              <w:rFonts w:hint="default"/>
              <w:lang w:val="en-US"/>
            </w:rPr>
            <w:delText xml:space="preserve"> </w:delText>
          </w:r>
        </w:del>
      </w:ins>
      <w:ins w:id="756" w:author="marcelo" w:date="2023-05-10T07:13:45Z">
        <w:del w:id="757" w:author="m" w:date="2023-05-10T12:38:11Z">
          <w:r>
            <w:rPr>
              <w:rStyle w:val="72"/>
              <w:rFonts w:hint="default"/>
              <w:lang w:val="en-US"/>
            </w:rPr>
            <w:delText>i</w:delText>
          </w:r>
        </w:del>
      </w:ins>
      <w:ins w:id="758" w:author="marcelo" w:date="2023-05-10T07:13:46Z">
        <w:del w:id="759" w:author="m" w:date="2023-05-10T12:38:11Z">
          <w:r>
            <w:rPr>
              <w:rStyle w:val="72"/>
              <w:rFonts w:hint="default"/>
              <w:lang w:val="en-US"/>
            </w:rPr>
            <w:delText>n</w:delText>
          </w:r>
        </w:del>
      </w:ins>
      <w:ins w:id="760" w:author="marcelo" w:date="2023-05-10T07:13:46Z">
        <w:r>
          <w:rPr>
            <w:rStyle w:val="72"/>
            <w:rFonts w:hint="default"/>
            <w:lang w:val="en-US"/>
          </w:rPr>
          <w:t xml:space="preserve"> </w:t>
        </w:r>
      </w:ins>
      <w:ins w:id="761" w:author="m" w:date="2023-05-10T12:38:13Z">
        <w:r>
          <w:rPr>
            <w:rStyle w:val="72"/>
            <w:rFonts w:hint="default" w:ascii="Consolas"/>
          </w:rPr>
          <w:t>(</w:t>
        </w:r>
      </w:ins>
      <w:ins w:id="762" w:author="marcelo" w:date="2023-05-10T07:13:46Z">
        <w:r>
          <w:rPr>
            <w:rStyle w:val="72"/>
            <w:rFonts w:hint="default"/>
            <w:lang w:val="en-US"/>
          </w:rPr>
          <w:t>k</w:t>
        </w:r>
      </w:ins>
      <w:ins w:id="763" w:author="marcelo" w:date="2023-05-10T07:13:47Z">
        <w:r>
          <w:rPr>
            <w:rStyle w:val="72"/>
            <w:rFonts w:hint="default"/>
            <w:lang w:val="en-US"/>
          </w:rPr>
          <w:t>Hz</w:t>
        </w:r>
      </w:ins>
      <w:ins w:id="764" w:author="m" w:date="2023-05-10T12:38:15Z">
        <w:r>
          <w:rPr>
            <w:rStyle w:val="72"/>
            <w:rFonts w:hint="default" w:ascii="Consolas"/>
          </w:rPr>
          <w:t>)</w:t>
        </w:r>
      </w:ins>
    </w:p>
    <w:p>
      <w:pPr>
        <w:pStyle w:val="39"/>
        <w:spacing w:after="0"/>
        <w:ind w:firstLine="720"/>
        <w:rPr>
          <w:ins w:id="766" w:author="marcelo" w:date="2023-05-10T07:12:57Z"/>
          <w:rStyle w:val="72"/>
          <w:rFonts w:hint="default"/>
        </w:rPr>
        <w:pPrChange w:id="765" w:author="marcelo" w:date="2023-05-10T07:13:16Z">
          <w:pPr>
            <w:pStyle w:val="39"/>
          </w:pPr>
        </w:pPrChange>
      </w:pPr>
      <w:r>
        <w:rPr>
          <w:rStyle w:val="66"/>
        </w:rPr>
        <w:t>ovlp =</w:t>
      </w:r>
      <w:r>
        <w:rPr>
          <w:rStyle w:val="72"/>
        </w:rPr>
        <w:t xml:space="preserve"> </w:t>
      </w:r>
      <w:r>
        <w:rPr>
          <w:rStyle w:val="44"/>
        </w:rPr>
        <w:t>70</w:t>
      </w:r>
      <w:r>
        <w:rPr>
          <w:rStyle w:val="72"/>
        </w:rPr>
        <w:t xml:space="preserve">, </w:t>
      </w:r>
      <w:ins w:id="767" w:author="marcelo" w:date="2023-05-10T09:12:17Z">
        <w:r>
          <w:rPr>
            <w:rStyle w:val="72"/>
            <w:rFonts w:hint="default"/>
            <w:lang w:val="en-US"/>
          </w:rPr>
          <w:t xml:space="preserve">   # </w:t>
        </w:r>
      </w:ins>
      <w:ins w:id="768" w:author="marcelo" w:date="2023-05-10T09:12:17Z">
        <w:del w:id="769" w:author="m" w:date="2023-05-10T12:32:18Z">
          <w:r>
            <w:rPr>
              <w:rStyle w:val="72"/>
              <w:rFonts w:hint="default"/>
              <w:lang w:val="en-US"/>
            </w:rPr>
            <w:delText>overlap %  between spectrogram time windows</w:delText>
          </w:r>
        </w:del>
      </w:ins>
      <w:ins w:id="770" w:author="m" w:date="2023-05-10T12:32:18Z">
        <w:r>
          <w:rPr>
            <w:rStyle w:val="72"/>
            <w:rFonts w:hint="default" w:ascii="Consolas"/>
          </w:rPr>
          <w:t>overlap between spectrogram time windows (%)</w:t>
        </w:r>
      </w:ins>
    </w:p>
    <w:p>
      <w:pPr>
        <w:pStyle w:val="39"/>
        <w:spacing w:after="0"/>
        <w:ind w:firstLine="720"/>
        <w:rPr>
          <w:ins w:id="771" w:author="m" w:date="2023-05-10T12:31:25Z"/>
          <w:rStyle w:val="72"/>
          <w:rFonts w:hint="default"/>
        </w:rPr>
      </w:pPr>
      <w:ins w:id="772" w:author="marcelo" w:date="2023-05-10T09:13:21Z">
        <w:r>
          <w:rPr>
            <w:rStyle w:val="66"/>
          </w:rPr>
          <w:t>hop.size =</w:t>
        </w:r>
      </w:ins>
      <w:ins w:id="773" w:author="marcelo" w:date="2023-05-10T09:13:21Z">
        <w:r>
          <w:rPr>
            <w:rStyle w:val="72"/>
          </w:rPr>
          <w:t xml:space="preserve"> </w:t>
        </w:r>
      </w:ins>
      <w:ins w:id="774" w:author="marcelo" w:date="2023-05-10T09:13:21Z">
        <w:r>
          <w:rPr>
            <w:rStyle w:val="44"/>
          </w:rPr>
          <w:t>10</w:t>
        </w:r>
      </w:ins>
      <w:ins w:id="775" w:author="marcelo" w:date="2023-05-10T09:13:21Z">
        <w:r>
          <w:rPr>
            <w:rStyle w:val="72"/>
          </w:rPr>
          <w:t>,</w:t>
        </w:r>
      </w:ins>
      <w:del w:id="776" w:author="marcelo" w:date="2023-05-10T09:13:21Z">
        <w:r>
          <w:rPr>
            <w:rStyle w:val="66"/>
          </w:rPr>
          <w:delText>wl =</w:delText>
        </w:r>
      </w:del>
      <w:del w:id="777" w:author="marcelo" w:date="2023-05-10T09:13:21Z">
        <w:r>
          <w:rPr>
            <w:rStyle w:val="72"/>
          </w:rPr>
          <w:delText xml:space="preserve"> </w:delText>
        </w:r>
      </w:del>
      <w:del w:id="778" w:author="marcelo" w:date="2023-05-10T09:13:21Z">
        <w:r>
          <w:rPr>
            <w:rStyle w:val="44"/>
          </w:rPr>
          <w:delText>200</w:delText>
        </w:r>
      </w:del>
      <w:del w:id="779" w:author="marcelo" w:date="2023-05-10T09:13:21Z">
        <w:r>
          <w:rPr>
            <w:rStyle w:val="72"/>
          </w:rPr>
          <w:delText>,</w:delText>
        </w:r>
      </w:del>
      <w:r>
        <w:rPr>
          <w:rStyle w:val="72"/>
        </w:rPr>
        <w:t xml:space="preserve"> </w:t>
      </w:r>
      <w:ins w:id="780" w:author="marcelo" w:date="2023-05-10T09:12:40Z">
        <w:r>
          <w:rPr>
            <w:rStyle w:val="72"/>
            <w:rFonts w:hint="default"/>
            <w:lang w:val="en-US"/>
          </w:rPr>
          <w:t xml:space="preserve"> </w:t>
        </w:r>
      </w:ins>
      <w:ins w:id="781" w:author="marcelo" w:date="2023-05-10T09:12:41Z">
        <w:r>
          <w:rPr>
            <w:rStyle w:val="72"/>
            <w:rFonts w:hint="default"/>
            <w:lang w:val="en-US"/>
          </w:rPr>
          <w:t xml:space="preserve"> </w:t>
        </w:r>
      </w:ins>
      <w:ins w:id="782" w:author="m" w:date="2023-05-10T12:31:25Z">
        <w:r>
          <w:rPr>
            <w:rStyle w:val="72"/>
            <w:rFonts w:hint="default"/>
            <w:lang w:val="en-US"/>
          </w:rPr>
          <w:t xml:space="preserve"># size of the spectrogram time window </w:t>
        </w:r>
      </w:ins>
      <w:ins w:id="783" w:author="m" w:date="2023-05-10T12:31:25Z">
        <w:r>
          <w:rPr>
            <w:rStyle w:val="72"/>
            <w:rFonts w:hint="default" w:ascii="Consolas"/>
          </w:rPr>
          <w:t>(</w:t>
        </w:r>
      </w:ins>
      <w:ins w:id="784" w:author="m" w:date="2023-05-10T12:31:25Z">
        <w:r>
          <w:rPr>
            <w:rStyle w:val="72"/>
            <w:rFonts w:hint="default"/>
            <w:lang w:val="en-US"/>
          </w:rPr>
          <w:t>in ms</w:t>
        </w:r>
      </w:ins>
      <w:ins w:id="785" w:author="m" w:date="2023-05-10T12:31:25Z">
        <w:r>
          <w:rPr>
            <w:rStyle w:val="72"/>
            <w:rFonts w:hint="default" w:ascii="Consolas"/>
          </w:rPr>
          <w:t>)</w:t>
        </w:r>
      </w:ins>
    </w:p>
    <w:p>
      <w:pPr>
        <w:pStyle w:val="39"/>
        <w:spacing w:after="0"/>
        <w:ind w:firstLine="720"/>
        <w:rPr>
          <w:ins w:id="787" w:author="marcelo" w:date="2023-05-10T07:13:01Z"/>
          <w:del w:id="788" w:author="m" w:date="2023-05-10T12:31:25Z"/>
          <w:rStyle w:val="72"/>
          <w:rFonts w:hint="default"/>
          <w:lang w:val="en-US"/>
        </w:rPr>
        <w:pPrChange w:id="786" w:author="marcelo" w:date="2023-05-10T07:13:16Z">
          <w:pPr>
            <w:pStyle w:val="39"/>
          </w:pPr>
        </w:pPrChange>
      </w:pPr>
      <w:ins w:id="789" w:author="marcelo" w:date="2023-05-10T09:12:41Z">
        <w:del w:id="790" w:author="m" w:date="2023-05-10T12:31:25Z">
          <w:r>
            <w:rPr>
              <w:rStyle w:val="72"/>
              <w:rFonts w:hint="default"/>
              <w:lang w:val="en-US"/>
            </w:rPr>
            <w:delText xml:space="preserve"> # overlap %  between spectrogram time windows</w:delText>
          </w:r>
        </w:del>
      </w:ins>
    </w:p>
    <w:p>
      <w:pPr>
        <w:pStyle w:val="39"/>
        <w:spacing w:after="0"/>
        <w:ind w:firstLine="720"/>
        <w:rPr>
          <w:ins w:id="792" w:author="m" w:date="2023-05-10T12:37:43Z"/>
          <w:rStyle w:val="72"/>
          <w:rFonts w:hint="default" w:ascii="Consolas"/>
        </w:rPr>
        <w:pPrChange w:id="791" w:author="marcelo" w:date="2023-05-10T07:13:16Z">
          <w:pPr>
            <w:pStyle w:val="39"/>
          </w:pPr>
        </w:pPrChange>
      </w:pPr>
      <w:r>
        <w:rPr>
          <w:rStyle w:val="66"/>
        </w:rPr>
        <w:t>n.sub.spaces =</w:t>
      </w:r>
      <w:r>
        <w:rPr>
          <w:rStyle w:val="72"/>
        </w:rPr>
        <w:t xml:space="preserve"> </w:t>
      </w:r>
      <w:r>
        <w:rPr>
          <w:rStyle w:val="44"/>
        </w:rPr>
        <w:t>3</w:t>
      </w:r>
      <w:del w:id="793" w:author="m" w:date="2023-05-10T12:37:46Z">
        <w:r>
          <w:rPr>
            <w:rStyle w:val="72"/>
          </w:rPr>
          <w:delText>)</w:delText>
        </w:r>
      </w:del>
      <w:ins w:id="794" w:author="m" w:date="2023-05-10T12:15:49Z">
        <w:r>
          <w:rPr>
            <w:rStyle w:val="72"/>
            <w:rFonts w:hint="default" w:ascii="Consolas"/>
          </w:rPr>
          <w:t xml:space="preserve"> </w:t>
        </w:r>
      </w:ins>
      <w:ins w:id="795" w:author="m" w:date="2023-05-10T12:31:30Z">
        <w:r>
          <w:rPr>
            <w:rStyle w:val="72"/>
            <w:rFonts w:hint="default" w:ascii="Consolas"/>
          </w:rPr>
          <w:t xml:space="preserve">  </w:t>
        </w:r>
      </w:ins>
      <w:ins w:id="796" w:author="m" w:date="2023-05-10T12:15:49Z">
        <w:r>
          <w:rPr>
            <w:rStyle w:val="72"/>
            <w:rFonts w:hint="default" w:ascii="Consolas"/>
          </w:rPr>
          <w:t xml:space="preserve"># </w:t>
        </w:r>
      </w:ins>
      <w:ins w:id="797" w:author="m" w:date="2023-05-10T12:15:50Z">
        <w:r>
          <w:rPr>
            <w:rStyle w:val="72"/>
            <w:rFonts w:hint="default" w:ascii="Consolas"/>
          </w:rPr>
          <w:t>num</w:t>
        </w:r>
      </w:ins>
      <w:ins w:id="798" w:author="m" w:date="2023-05-10T12:15:51Z">
        <w:r>
          <w:rPr>
            <w:rStyle w:val="72"/>
            <w:rFonts w:hint="default" w:ascii="Consolas"/>
          </w:rPr>
          <w:t xml:space="preserve">ber </w:t>
        </w:r>
      </w:ins>
      <w:ins w:id="799" w:author="m" w:date="2023-05-10T12:15:52Z">
        <w:r>
          <w:rPr>
            <w:rStyle w:val="72"/>
            <w:rFonts w:hint="default" w:ascii="Consolas"/>
          </w:rPr>
          <w:t>o</w:t>
        </w:r>
      </w:ins>
      <w:ins w:id="800" w:author="m" w:date="2023-05-10T12:15:53Z">
        <w:r>
          <w:rPr>
            <w:rStyle w:val="72"/>
            <w:rFonts w:hint="default" w:ascii="Consolas"/>
          </w:rPr>
          <w:t>f su</w:t>
        </w:r>
      </w:ins>
      <w:ins w:id="801" w:author="m" w:date="2023-05-10T12:15:54Z">
        <w:r>
          <w:rPr>
            <w:rStyle w:val="72"/>
            <w:rFonts w:hint="default" w:ascii="Consolas"/>
          </w:rPr>
          <w:t>b-s</w:t>
        </w:r>
      </w:ins>
      <w:ins w:id="802" w:author="m" w:date="2023-05-10T12:15:56Z">
        <w:r>
          <w:rPr>
            <w:rStyle w:val="72"/>
            <w:rFonts w:hint="default" w:ascii="Consolas"/>
          </w:rPr>
          <w:t xml:space="preserve">paces </w:t>
        </w:r>
      </w:ins>
    </w:p>
    <w:p>
      <w:pPr>
        <w:pStyle w:val="39"/>
        <w:spacing w:after="0"/>
        <w:ind w:firstLine="720"/>
        <w:rPr>
          <w:rFonts w:hint="default"/>
        </w:rPr>
        <w:pPrChange w:id="803" w:author="marcelo" w:date="2023-05-10T07:13:16Z">
          <w:pPr>
            <w:pStyle w:val="39"/>
          </w:pPr>
        </w:pPrChange>
      </w:pPr>
      <w:ins w:id="804" w:author="m" w:date="2023-05-10T12:37:42Z">
        <w:r>
          <w:rPr>
            <w:rStyle w:val="72"/>
            <w:rFonts w:hint="default" w:ascii="Consolas"/>
          </w:rPr>
          <w:t>)</w:t>
        </w:r>
      </w:ins>
    </w:p>
    <w:p>
      <w:pPr>
        <w:pStyle w:val="37"/>
        <w:rPr>
          <w:rFonts w:hint="default" w:ascii="Source Sans Pro" w:hAnsi="Source Sans Pro" w:cs="Source Sans Pro"/>
          <w:color w:val="auto"/>
          <w:sz w:val="24"/>
          <w:szCs w:val="24"/>
        </w:rPr>
      </w:pPr>
      <w:ins w:id="805" w:author="m" w:date="2023-05-10T13:01:05Z">
        <w:r>
          <w:rPr/>
          <w:drawing>
            <wp:inline distT="0" distB="0" distL="114300" distR="114300">
              <wp:extent cx="5412740" cy="3910965"/>
              <wp:effectExtent l="0" t="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t="8877" r="3509"/>
                      <a:stretch>
                        <a:fillRect/>
                      </a:stretch>
                    </pic:blipFill>
                    <pic:spPr>
                      <a:xfrm>
                        <a:off x="0" y="0"/>
                        <a:ext cx="5412740" cy="3910965"/>
                      </a:xfrm>
                      <a:prstGeom prst="rect">
                        <a:avLst/>
                      </a:prstGeom>
                      <a:noFill/>
                      <a:ln>
                        <a:noFill/>
                      </a:ln>
                    </pic:spPr>
                  </pic:pic>
                </a:graphicData>
              </a:graphic>
            </wp:inline>
          </w:drawing>
        </w:r>
      </w:ins>
      <w:del w:id="807" w:author="m" w:date="2023-05-10T13:01:00Z">
        <w:r>
          <w:rPr>
            <w:rFonts w:hint="default" w:ascii="Source Sans Pro" w:hAnsi="Source Sans Pro" w:cs="Source Sans Pro"/>
            <w:color w:val="auto"/>
            <w:sz w:val="24"/>
            <w:szCs w:val="24"/>
          </w:rPr>
          <w:drawing>
            <wp:inline distT="0" distB="0" distL="114300" distR="114300">
              <wp:extent cx="3856990" cy="3278505"/>
              <wp:effectExtent l="0" t="0" r="10160" b="17145"/>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9"/>
                      <a:srcRect t="10676" b="2211"/>
                      <a:stretch>
                        <a:fillRect/>
                      </a:stretch>
                    </pic:blipFill>
                    <pic:spPr>
                      <a:xfrm>
                        <a:off x="0" y="0"/>
                        <a:ext cx="3856990" cy="3278505"/>
                      </a:xfrm>
                      <a:prstGeom prst="rect">
                        <a:avLst/>
                      </a:prstGeom>
                      <a:noFill/>
                      <a:ln w="9525">
                        <a:noFill/>
                      </a:ln>
                    </pic:spPr>
                  </pic:pic>
                </a:graphicData>
              </a:graphic>
            </wp:inline>
          </w:drawing>
        </w:r>
      </w:del>
    </w:p>
    <w:p>
      <w:pPr>
        <w:pStyle w:val="3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2</w:t>
      </w:r>
      <w:r>
        <w:rPr>
          <w:rFonts w:hint="default" w:ascii="Source Sans Pro" w:hAnsi="Source Sans Pro" w:cs="Source Sans Pro"/>
          <w:color w:val="auto"/>
          <w:sz w:val="24"/>
          <w:szCs w:val="24"/>
        </w:rPr>
        <w:t>.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26"/>
        <w:rPr>
          <w:rFonts w:hint="default" w:ascii="Source Sans Pro" w:hAnsi="Source Sans Pro" w:cs="Source Sans Pro"/>
          <w:color w:val="auto"/>
          <w:sz w:val="24"/>
          <w:szCs w:val="24"/>
        </w:rPr>
        <w:pPrChange w:id="809" w:author="m" w:date="2023-05-08T17:02:18Z">
          <w:pPr>
            <w:pStyle w:val="3"/>
          </w:pPr>
        </w:pPrChange>
      </w:pPr>
      <w:ins w:id="810" w:author="m" w:date="2023-05-08T16:57:58Z">
        <w:r>
          <w:rPr>
            <w:rFonts w:hint="default" w:ascii="Source Sans Pro" w:hAnsi="Source Sans Pro" w:cs="Source Sans Pro"/>
            <w:color w:val="auto"/>
            <w:sz w:val="24"/>
            <w:szCs w:val="24"/>
          </w:rPr>
          <w:t xml:space="preserve">This method </w:t>
        </w:r>
      </w:ins>
      <w:ins w:id="811" w:author="m" w:date="2023-05-08T17:06:55Z">
        <w:r>
          <w:rPr>
            <w:rFonts w:hint="default" w:ascii="Source Sans Pro" w:hAnsi="Source Sans Pro" w:cs="Source Sans Pro"/>
            <w:color w:val="auto"/>
            <w:sz w:val="24"/>
            <w:szCs w:val="24"/>
          </w:rPr>
          <w:t xml:space="preserve">might </w:t>
        </w:r>
      </w:ins>
      <w:ins w:id="812" w:author="m" w:date="2023-05-08T17:06:56Z">
        <w:r>
          <w:rPr>
            <w:rFonts w:hint="default" w:ascii="Source Sans Pro" w:hAnsi="Source Sans Pro" w:cs="Source Sans Pro"/>
            <w:color w:val="auto"/>
            <w:sz w:val="24"/>
            <w:szCs w:val="24"/>
          </w:rPr>
          <w:t>pe</w:t>
        </w:r>
      </w:ins>
      <w:ins w:id="813" w:author="m" w:date="2023-05-08T17:06:57Z">
        <w:r>
          <w:rPr>
            <w:rFonts w:hint="default" w:ascii="Source Sans Pro" w:hAnsi="Source Sans Pro" w:cs="Source Sans Pro"/>
            <w:color w:val="auto"/>
            <w:sz w:val="24"/>
            <w:szCs w:val="24"/>
          </w:rPr>
          <w:t>rfo</w:t>
        </w:r>
      </w:ins>
      <w:ins w:id="814" w:author="m" w:date="2023-05-08T17:06:58Z">
        <w:r>
          <w:rPr>
            <w:rFonts w:hint="default" w:ascii="Source Sans Pro" w:hAnsi="Source Sans Pro" w:cs="Source Sans Pro"/>
            <w:color w:val="auto"/>
            <w:sz w:val="24"/>
            <w:szCs w:val="24"/>
          </w:rPr>
          <w:t>rm b</w:t>
        </w:r>
      </w:ins>
      <w:ins w:id="815" w:author="m" w:date="2023-05-08T17:06:59Z">
        <w:r>
          <w:rPr>
            <w:rFonts w:hint="default" w:ascii="Source Sans Pro" w:hAnsi="Source Sans Pro" w:cs="Source Sans Pro"/>
            <w:color w:val="auto"/>
            <w:sz w:val="24"/>
            <w:szCs w:val="24"/>
          </w:rPr>
          <w:t>e</w:t>
        </w:r>
      </w:ins>
      <w:ins w:id="816" w:author="m" w:date="2023-05-08T17:07:00Z">
        <w:r>
          <w:rPr>
            <w:rFonts w:hint="default" w:ascii="Source Sans Pro" w:hAnsi="Source Sans Pro" w:cs="Source Sans Pro"/>
            <w:color w:val="auto"/>
            <w:sz w:val="24"/>
            <w:szCs w:val="24"/>
          </w:rPr>
          <w:t>tter</w:t>
        </w:r>
      </w:ins>
      <w:ins w:id="817" w:author="m" w:date="2023-05-08T16:57:58Z">
        <w:r>
          <w:rPr>
            <w:rFonts w:hint="default" w:ascii="Source Sans Pro" w:hAnsi="Source Sans Pro" w:cs="Source Sans Pro"/>
            <w:color w:val="auto"/>
            <w:sz w:val="24"/>
            <w:szCs w:val="24"/>
          </w:rPr>
          <w:t xml:space="preserve"> </w:t>
        </w:r>
      </w:ins>
      <w:ins w:id="818" w:author="m" w:date="2023-05-08T17:07:10Z">
        <w:r>
          <w:rPr>
            <w:rFonts w:hint="default" w:ascii="Source Sans Pro" w:hAnsi="Source Sans Pro" w:cs="Source Sans Pro"/>
            <w:color w:val="auto"/>
            <w:sz w:val="24"/>
            <w:szCs w:val="24"/>
          </w:rPr>
          <w:t>on</w:t>
        </w:r>
      </w:ins>
      <w:ins w:id="819" w:author="m" w:date="2023-05-08T17:07:02Z">
        <w:r>
          <w:rPr>
            <w:rFonts w:hint="default" w:ascii="Source Sans Pro" w:hAnsi="Source Sans Pro" w:cs="Source Sans Pro"/>
            <w:color w:val="auto"/>
            <w:sz w:val="24"/>
            <w:szCs w:val="24"/>
          </w:rPr>
          <w:t xml:space="preserve"> </w:t>
        </w:r>
      </w:ins>
      <w:ins w:id="820" w:author="m" w:date="2023-05-08T16:58:05Z">
        <w:r>
          <w:rPr>
            <w:rFonts w:hint="default" w:ascii="Source Sans Pro" w:hAnsi="Source Sans Pro" w:cs="Source Sans Pro"/>
            <w:color w:val="auto"/>
            <w:sz w:val="24"/>
            <w:szCs w:val="24"/>
          </w:rPr>
          <w:t>acous</w:t>
        </w:r>
      </w:ins>
      <w:ins w:id="821" w:author="m" w:date="2023-05-08T16:58:06Z">
        <w:r>
          <w:rPr>
            <w:rFonts w:hint="default" w:ascii="Source Sans Pro" w:hAnsi="Source Sans Pro" w:cs="Source Sans Pro"/>
            <w:color w:val="auto"/>
            <w:sz w:val="24"/>
            <w:szCs w:val="24"/>
          </w:rPr>
          <w:t>tic s</w:t>
        </w:r>
      </w:ins>
      <w:ins w:id="822" w:author="m" w:date="2023-05-08T16:58:07Z">
        <w:r>
          <w:rPr>
            <w:rFonts w:hint="default" w:ascii="Source Sans Pro" w:hAnsi="Source Sans Pro" w:cs="Source Sans Pro"/>
            <w:color w:val="auto"/>
            <w:sz w:val="24"/>
            <w:szCs w:val="24"/>
          </w:rPr>
          <w:t xml:space="preserve">paces </w:t>
        </w:r>
      </w:ins>
      <w:ins w:id="823" w:author="m" w:date="2023-05-08T16:58:08Z">
        <w:r>
          <w:rPr>
            <w:rFonts w:hint="default" w:ascii="Source Sans Pro" w:hAnsi="Source Sans Pro" w:cs="Source Sans Pro"/>
            <w:color w:val="auto"/>
            <w:sz w:val="24"/>
            <w:szCs w:val="24"/>
          </w:rPr>
          <w:t>in wh</w:t>
        </w:r>
      </w:ins>
      <w:ins w:id="824" w:author="m" w:date="2023-05-08T16:58:09Z">
        <w:r>
          <w:rPr>
            <w:rFonts w:hint="default" w:ascii="Source Sans Pro" w:hAnsi="Source Sans Pro" w:cs="Source Sans Pro"/>
            <w:color w:val="auto"/>
            <w:sz w:val="24"/>
            <w:szCs w:val="24"/>
          </w:rPr>
          <w:t xml:space="preserve">ich </w:t>
        </w:r>
      </w:ins>
      <w:ins w:id="825" w:author="m" w:date="2023-05-08T16:58:50Z">
        <w:r>
          <w:rPr>
            <w:rFonts w:hint="default" w:ascii="Source Sans Pro" w:hAnsi="Source Sans Pro" w:cs="Source Sans Pro"/>
            <w:color w:val="auto"/>
            <w:sz w:val="24"/>
            <w:szCs w:val="24"/>
          </w:rPr>
          <w:t>sou</w:t>
        </w:r>
      </w:ins>
      <w:ins w:id="826" w:author="m" w:date="2023-05-08T16:58:51Z">
        <w:r>
          <w:rPr>
            <w:rFonts w:hint="default" w:ascii="Source Sans Pro" w:hAnsi="Source Sans Pro" w:cs="Source Sans Pro"/>
            <w:color w:val="auto"/>
            <w:sz w:val="24"/>
            <w:szCs w:val="24"/>
          </w:rPr>
          <w:t>nd</w:t>
        </w:r>
      </w:ins>
      <w:ins w:id="827" w:author="m" w:date="2023-05-08T16:58:52Z">
        <w:r>
          <w:rPr>
            <w:rFonts w:hint="default" w:ascii="Source Sans Pro" w:hAnsi="Source Sans Pro" w:cs="Source Sans Pro"/>
            <w:color w:val="auto"/>
            <w:sz w:val="24"/>
            <w:szCs w:val="24"/>
          </w:rPr>
          <w:t>s a</w:t>
        </w:r>
      </w:ins>
      <w:ins w:id="828" w:author="m" w:date="2023-05-08T16:58:53Z">
        <w:r>
          <w:rPr>
            <w:rFonts w:hint="default" w:ascii="Source Sans Pro" w:hAnsi="Source Sans Pro" w:cs="Source Sans Pro"/>
            <w:color w:val="auto"/>
            <w:sz w:val="24"/>
            <w:szCs w:val="24"/>
          </w:rPr>
          <w:t xml:space="preserve">re </w:t>
        </w:r>
      </w:ins>
      <w:ins w:id="829" w:author="m" w:date="2023-05-08T17:05:38Z">
        <w:r>
          <w:rPr>
            <w:rFonts w:hint="default" w:ascii="Source Sans Pro" w:hAnsi="Source Sans Pro" w:cs="Source Sans Pro"/>
            <w:color w:val="auto"/>
          </w:rPr>
          <w:t xml:space="preserve">homogeneously </w:t>
        </w:r>
      </w:ins>
      <w:ins w:id="830" w:author="m" w:date="2023-05-08T16:58:40Z">
        <w:r>
          <w:rPr>
            <w:rFonts w:hint="default" w:ascii="Source Sans Pro" w:hAnsi="Source Sans Pro" w:cs="Source Sans Pro"/>
            <w:color w:val="auto"/>
            <w:sz w:val="24"/>
            <w:szCs w:val="24"/>
          </w:rPr>
          <w:t>d</w:t>
        </w:r>
      </w:ins>
      <w:ins w:id="831" w:author="m" w:date="2023-05-08T16:58:41Z">
        <w:r>
          <w:rPr>
            <w:rFonts w:hint="default" w:ascii="Source Sans Pro" w:hAnsi="Source Sans Pro" w:cs="Source Sans Pro"/>
            <w:color w:val="auto"/>
            <w:sz w:val="24"/>
            <w:szCs w:val="24"/>
          </w:rPr>
          <w:t>istrib</w:t>
        </w:r>
      </w:ins>
      <w:ins w:id="832" w:author="m" w:date="2023-05-08T16:58:42Z">
        <w:r>
          <w:rPr>
            <w:rFonts w:hint="default" w:ascii="Source Sans Pro" w:hAnsi="Source Sans Pro" w:cs="Source Sans Pro"/>
            <w:color w:val="auto"/>
            <w:sz w:val="24"/>
            <w:szCs w:val="24"/>
          </w:rPr>
          <w:t>uted</w:t>
        </w:r>
      </w:ins>
      <w:ins w:id="833" w:author="m" w:date="2023-05-08T17:07:17Z">
        <w:r>
          <w:rPr>
            <w:rFonts w:hint="default" w:ascii="Source Sans Pro" w:hAnsi="Source Sans Pro" w:cs="Source Sans Pro"/>
            <w:color w:val="auto"/>
            <w:sz w:val="24"/>
            <w:szCs w:val="24"/>
          </w:rPr>
          <w:t>,</w:t>
        </w:r>
      </w:ins>
      <w:ins w:id="834" w:author="m" w:date="2023-05-08T16:58:42Z">
        <w:r>
          <w:rPr>
            <w:rFonts w:hint="default" w:ascii="Source Sans Pro" w:hAnsi="Source Sans Pro" w:cs="Source Sans Pro"/>
            <w:color w:val="auto"/>
            <w:sz w:val="24"/>
            <w:szCs w:val="24"/>
          </w:rPr>
          <w:t xml:space="preserve"> </w:t>
        </w:r>
      </w:ins>
      <w:ins w:id="835" w:author="m" w:date="2023-05-08T16:59:19Z">
        <w:r>
          <w:rPr>
            <w:rFonts w:hint="default" w:ascii="Source Sans Pro" w:hAnsi="Source Sans Pro" w:cs="Source Sans Pro"/>
            <w:color w:val="auto"/>
            <w:sz w:val="24"/>
            <w:szCs w:val="24"/>
          </w:rPr>
          <w:t>a</w:t>
        </w:r>
      </w:ins>
      <w:ins w:id="836" w:author="m" w:date="2023-05-08T16:59:20Z">
        <w:r>
          <w:rPr>
            <w:rFonts w:hint="default" w:ascii="Source Sans Pro" w:hAnsi="Source Sans Pro" w:cs="Source Sans Pro"/>
            <w:color w:val="auto"/>
            <w:sz w:val="24"/>
            <w:szCs w:val="24"/>
          </w:rPr>
          <w:t xml:space="preserve">s </w:t>
        </w:r>
      </w:ins>
      <w:ins w:id="837" w:author="m" w:date="2023-05-08T16:59:22Z">
        <w:r>
          <w:rPr>
            <w:rFonts w:hint="default" w:ascii="Source Sans Pro" w:hAnsi="Source Sans Pro" w:cs="Source Sans Pro"/>
            <w:color w:val="auto"/>
            <w:sz w:val="24"/>
            <w:szCs w:val="24"/>
          </w:rPr>
          <w:t>te</w:t>
        </w:r>
      </w:ins>
      <w:ins w:id="838" w:author="m" w:date="2023-05-08T16:59:23Z">
        <w:r>
          <w:rPr>
            <w:rFonts w:hint="default" w:ascii="Source Sans Pro" w:hAnsi="Source Sans Pro" w:cs="Source Sans Pro"/>
            <w:color w:val="auto"/>
            <w:sz w:val="24"/>
            <w:szCs w:val="24"/>
          </w:rPr>
          <w:t>mplates</w:t>
        </w:r>
      </w:ins>
      <w:ins w:id="839" w:author="m" w:date="2023-05-08T16:59:24Z">
        <w:r>
          <w:rPr>
            <w:rFonts w:hint="default" w:ascii="Source Sans Pro" w:hAnsi="Source Sans Pro" w:cs="Source Sans Pro"/>
            <w:color w:val="auto"/>
            <w:sz w:val="24"/>
            <w:szCs w:val="24"/>
          </w:rPr>
          <w:t xml:space="preserve"> </w:t>
        </w:r>
      </w:ins>
      <w:ins w:id="840" w:author="m" w:date="2023-05-08T16:59:28Z">
        <w:r>
          <w:rPr>
            <w:rFonts w:hint="default" w:ascii="Source Sans Pro" w:hAnsi="Source Sans Pro" w:cs="Source Sans Pro"/>
            <w:color w:val="auto"/>
            <w:sz w:val="24"/>
            <w:szCs w:val="24"/>
          </w:rPr>
          <w:t xml:space="preserve">might </w:t>
        </w:r>
      </w:ins>
      <w:ins w:id="841" w:author="m" w:date="2023-05-08T16:59:29Z">
        <w:r>
          <w:rPr>
            <w:rFonts w:hint="default" w:ascii="Source Sans Pro" w:hAnsi="Source Sans Pro" w:cs="Source Sans Pro"/>
            <w:color w:val="auto"/>
            <w:sz w:val="24"/>
            <w:szCs w:val="24"/>
          </w:rPr>
          <w:t>repres</w:t>
        </w:r>
      </w:ins>
      <w:ins w:id="842" w:author="m" w:date="2023-05-08T16:59:30Z">
        <w:r>
          <w:rPr>
            <w:rFonts w:hint="default" w:ascii="Source Sans Pro" w:hAnsi="Source Sans Pro" w:cs="Source Sans Pro"/>
            <w:color w:val="auto"/>
            <w:sz w:val="24"/>
            <w:szCs w:val="24"/>
          </w:rPr>
          <w:t xml:space="preserve">ent </w:t>
        </w:r>
      </w:ins>
      <w:ins w:id="843" w:author="m" w:date="2023-05-08T16:59:34Z">
        <w:r>
          <w:rPr>
            <w:rFonts w:hint="default" w:ascii="Source Sans Pro" w:hAnsi="Source Sans Pro" w:cs="Source Sans Pro"/>
            <w:color w:val="auto"/>
            <w:sz w:val="24"/>
            <w:szCs w:val="24"/>
          </w:rPr>
          <w:t>simil</w:t>
        </w:r>
      </w:ins>
      <w:ins w:id="844" w:author="m" w:date="2023-05-08T16:59:35Z">
        <w:r>
          <w:rPr>
            <w:rFonts w:hint="default" w:ascii="Source Sans Pro" w:hAnsi="Source Sans Pro" w:cs="Source Sans Pro"/>
            <w:color w:val="auto"/>
            <w:sz w:val="24"/>
            <w:szCs w:val="24"/>
          </w:rPr>
          <w:t>ar po</w:t>
        </w:r>
      </w:ins>
      <w:ins w:id="845" w:author="m" w:date="2023-05-08T16:59:36Z">
        <w:r>
          <w:rPr>
            <w:rFonts w:hint="default" w:ascii="Source Sans Pro" w:hAnsi="Source Sans Pro" w:cs="Source Sans Pro"/>
            <w:color w:val="auto"/>
            <w:sz w:val="24"/>
            <w:szCs w:val="24"/>
          </w:rPr>
          <w:t>rtion</w:t>
        </w:r>
      </w:ins>
      <w:ins w:id="846" w:author="m" w:date="2023-05-08T16:59:37Z">
        <w:r>
          <w:rPr>
            <w:rFonts w:hint="default" w:ascii="Source Sans Pro" w:hAnsi="Source Sans Pro" w:cs="Source Sans Pro"/>
            <w:color w:val="auto"/>
            <w:sz w:val="24"/>
            <w:szCs w:val="24"/>
          </w:rPr>
          <w:t>s of the</w:t>
        </w:r>
      </w:ins>
      <w:ins w:id="847" w:author="m" w:date="2023-05-08T17:00:29Z">
        <w:r>
          <w:rPr>
            <w:rFonts w:hint="default" w:ascii="Source Sans Pro" w:hAnsi="Source Sans Pro" w:cs="Source Sans Pro"/>
            <w:color w:val="auto"/>
            <w:sz w:val="24"/>
            <w:szCs w:val="24"/>
          </w:rPr>
          <w:t xml:space="preserve"> o</w:t>
        </w:r>
      </w:ins>
      <w:ins w:id="848" w:author="m" w:date="2023-05-08T17:00:30Z">
        <w:r>
          <w:rPr>
            <w:rFonts w:hint="default" w:ascii="Source Sans Pro" w:hAnsi="Source Sans Pro" w:cs="Source Sans Pro"/>
            <w:color w:val="auto"/>
            <w:sz w:val="24"/>
            <w:szCs w:val="24"/>
          </w:rPr>
          <w:t>verall</w:t>
        </w:r>
      </w:ins>
      <w:ins w:id="849" w:author="m" w:date="2023-05-08T17:00:10Z">
        <w:r>
          <w:rPr>
            <w:rFonts w:hint="default" w:ascii="Source Sans Pro" w:hAnsi="Source Sans Pro" w:cs="Source Sans Pro"/>
            <w:color w:val="auto"/>
            <w:sz w:val="24"/>
            <w:szCs w:val="24"/>
          </w:rPr>
          <w:t xml:space="preserve"> </w:t>
        </w:r>
      </w:ins>
      <w:ins w:id="850" w:author="m" w:date="2023-05-08T17:00:15Z">
        <w:r>
          <w:rPr>
            <w:rFonts w:hint="default" w:ascii="Source Sans Pro" w:hAnsi="Source Sans Pro" w:cs="Source Sans Pro"/>
            <w:color w:val="auto"/>
            <w:sz w:val="24"/>
            <w:szCs w:val="24"/>
          </w:rPr>
          <w:t>p</w:t>
        </w:r>
      </w:ins>
      <w:ins w:id="851" w:author="m" w:date="2023-05-08T17:00:16Z">
        <w:r>
          <w:rPr>
            <w:rFonts w:hint="default" w:ascii="Source Sans Pro" w:hAnsi="Source Sans Pro" w:cs="Source Sans Pro"/>
            <w:color w:val="auto"/>
            <w:sz w:val="24"/>
            <w:szCs w:val="24"/>
          </w:rPr>
          <w:t>o</w:t>
        </w:r>
      </w:ins>
      <w:ins w:id="852" w:author="m" w:date="2023-05-08T17:00:17Z">
        <w:r>
          <w:rPr>
            <w:rFonts w:hint="default" w:ascii="Source Sans Pro" w:hAnsi="Source Sans Pro" w:cs="Source Sans Pro"/>
            <w:color w:val="auto"/>
            <w:sz w:val="24"/>
            <w:szCs w:val="24"/>
          </w:rPr>
          <w:t>p</w:t>
        </w:r>
      </w:ins>
      <w:ins w:id="853" w:author="m" w:date="2023-05-08T17:00:18Z">
        <w:r>
          <w:rPr>
            <w:rFonts w:hint="default" w:ascii="Source Sans Pro" w:hAnsi="Source Sans Pro" w:cs="Source Sans Pro"/>
            <w:color w:val="auto"/>
            <w:sz w:val="24"/>
            <w:szCs w:val="24"/>
          </w:rPr>
          <w:t>u</w:t>
        </w:r>
      </w:ins>
      <w:ins w:id="854" w:author="m" w:date="2023-05-08T17:00:19Z">
        <w:r>
          <w:rPr>
            <w:rFonts w:hint="default" w:ascii="Source Sans Pro" w:hAnsi="Source Sans Pro" w:cs="Source Sans Pro"/>
            <w:color w:val="auto"/>
            <w:sz w:val="24"/>
            <w:szCs w:val="24"/>
          </w:rPr>
          <w:t>latio</w:t>
        </w:r>
      </w:ins>
      <w:ins w:id="855" w:author="m" w:date="2023-05-08T17:00:20Z">
        <w:r>
          <w:rPr>
            <w:rFonts w:hint="default" w:ascii="Source Sans Pro" w:hAnsi="Source Sans Pro" w:cs="Source Sans Pro"/>
            <w:color w:val="auto"/>
            <w:sz w:val="24"/>
            <w:szCs w:val="24"/>
          </w:rPr>
          <w:t>n</w:t>
        </w:r>
      </w:ins>
      <w:ins w:id="856" w:author="m" w:date="2023-05-08T17:00:23Z">
        <w:r>
          <w:rPr>
            <w:rFonts w:hint="default" w:ascii="Source Sans Pro" w:hAnsi="Source Sans Pro" w:cs="Source Sans Pro"/>
            <w:color w:val="auto"/>
            <w:sz w:val="24"/>
            <w:szCs w:val="24"/>
          </w:rPr>
          <w:t xml:space="preserve"> of s</w:t>
        </w:r>
      </w:ins>
      <w:ins w:id="857" w:author="m" w:date="2023-05-08T17:00:24Z">
        <w:r>
          <w:rPr>
            <w:rFonts w:hint="default" w:ascii="Source Sans Pro" w:hAnsi="Source Sans Pro" w:cs="Source Sans Pro"/>
            <w:color w:val="auto"/>
            <w:sz w:val="24"/>
            <w:szCs w:val="24"/>
          </w:rPr>
          <w:t>ounds i</w:t>
        </w:r>
      </w:ins>
      <w:ins w:id="858" w:author="m" w:date="2023-05-08T17:00:25Z">
        <w:r>
          <w:rPr>
            <w:rFonts w:hint="default" w:ascii="Source Sans Pro" w:hAnsi="Source Sans Pro" w:cs="Source Sans Pro"/>
            <w:color w:val="auto"/>
            <w:sz w:val="24"/>
            <w:szCs w:val="24"/>
          </w:rPr>
          <w:t>n the da</w:t>
        </w:r>
      </w:ins>
      <w:ins w:id="859" w:author="m" w:date="2023-05-08T17:00:26Z">
        <w:r>
          <w:rPr>
            <w:rFonts w:hint="default" w:ascii="Source Sans Pro" w:hAnsi="Source Sans Pro" w:cs="Source Sans Pro"/>
            <w:color w:val="auto"/>
            <w:sz w:val="24"/>
            <w:szCs w:val="24"/>
          </w:rPr>
          <w:t>ta.</w:t>
        </w:r>
      </w:ins>
      <w:ins w:id="860" w:author="m" w:date="2023-05-08T17:00:35Z">
        <w:r>
          <w:rPr>
            <w:rFonts w:hint="default" w:ascii="Source Sans Pro" w:hAnsi="Source Sans Pro" w:cs="Source Sans Pro"/>
            <w:color w:val="auto"/>
            <w:sz w:val="24"/>
            <w:szCs w:val="24"/>
          </w:rPr>
          <w:t xml:space="preserve"> Howe</w:t>
        </w:r>
      </w:ins>
      <w:ins w:id="861" w:author="m" w:date="2023-05-08T17:00:36Z">
        <w:r>
          <w:rPr>
            <w:rFonts w:hint="default" w:ascii="Source Sans Pro" w:hAnsi="Source Sans Pro" w:cs="Source Sans Pro"/>
            <w:color w:val="auto"/>
            <w:sz w:val="24"/>
            <w:szCs w:val="24"/>
          </w:rPr>
          <w:t xml:space="preserve">ver, </w:t>
        </w:r>
      </w:ins>
      <w:ins w:id="862" w:author="m" w:date="2023-05-08T17:00:38Z">
        <w:r>
          <w:rPr>
            <w:rFonts w:hint="default" w:ascii="Source Sans Pro" w:hAnsi="Source Sans Pro" w:cs="Source Sans Pro"/>
            <w:color w:val="auto"/>
            <w:sz w:val="24"/>
            <w:szCs w:val="24"/>
          </w:rPr>
          <w:t>it can</w:t>
        </w:r>
      </w:ins>
      <w:ins w:id="863" w:author="m" w:date="2023-05-08T17:00:39Z">
        <w:r>
          <w:rPr>
            <w:rFonts w:hint="default" w:ascii="Source Sans Pro" w:hAnsi="Source Sans Pro" w:cs="Source Sans Pro"/>
            <w:color w:val="auto"/>
            <w:sz w:val="24"/>
            <w:szCs w:val="24"/>
          </w:rPr>
          <w:t xml:space="preserve"> still</w:t>
        </w:r>
      </w:ins>
      <w:ins w:id="864" w:author="m" w:date="2023-05-08T17:00:40Z">
        <w:r>
          <w:rPr>
            <w:rFonts w:hint="default" w:ascii="Source Sans Pro" w:hAnsi="Source Sans Pro" w:cs="Source Sans Pro"/>
            <w:color w:val="auto"/>
            <w:sz w:val="24"/>
            <w:szCs w:val="24"/>
          </w:rPr>
          <w:t xml:space="preserve"> be use</w:t>
        </w:r>
      </w:ins>
      <w:ins w:id="865" w:author="m" w:date="2023-05-08T17:00:41Z">
        <w:r>
          <w:rPr>
            <w:rFonts w:hint="default" w:ascii="Source Sans Pro" w:hAnsi="Source Sans Pro" w:cs="Source Sans Pro"/>
            <w:color w:val="auto"/>
            <w:sz w:val="24"/>
            <w:szCs w:val="24"/>
          </w:rPr>
          <w:t xml:space="preserve">ful </w:t>
        </w:r>
      </w:ins>
      <w:ins w:id="866" w:author="m" w:date="2023-05-08T17:00:42Z">
        <w:r>
          <w:rPr>
            <w:rFonts w:hint="default" w:ascii="Source Sans Pro" w:hAnsi="Source Sans Pro" w:cs="Source Sans Pro"/>
            <w:color w:val="auto"/>
            <w:sz w:val="24"/>
            <w:szCs w:val="24"/>
          </w:rPr>
          <w:t xml:space="preserve">for </w:t>
        </w:r>
      </w:ins>
      <w:ins w:id="867" w:author="m" w:date="2023-05-08T17:01:02Z">
        <w:r>
          <w:rPr>
            <w:rFonts w:hint="default" w:ascii="Source Sans Pro" w:hAnsi="Source Sans Pro" w:cs="Source Sans Pro"/>
            <w:color w:val="auto"/>
            <w:sz w:val="24"/>
            <w:szCs w:val="24"/>
          </w:rPr>
          <w:t>identi</w:t>
        </w:r>
      </w:ins>
      <w:ins w:id="868" w:author="m" w:date="2023-05-08T17:01:03Z">
        <w:r>
          <w:rPr>
            <w:rFonts w:hint="default" w:ascii="Source Sans Pro" w:hAnsi="Source Sans Pro" w:cs="Source Sans Pro"/>
            <w:color w:val="auto"/>
            <w:sz w:val="24"/>
            <w:szCs w:val="24"/>
          </w:rPr>
          <w:t>fying</w:t>
        </w:r>
      </w:ins>
      <w:ins w:id="869" w:author="m" w:date="2023-05-08T17:01:18Z">
        <w:r>
          <w:rPr>
            <w:rFonts w:hint="default" w:ascii="Source Sans Pro" w:hAnsi="Source Sans Pro" w:cs="Source Sans Pro"/>
            <w:color w:val="auto"/>
            <w:sz w:val="24"/>
            <w:szCs w:val="24"/>
          </w:rPr>
          <w:t xml:space="preserve"> </w:t>
        </w:r>
      </w:ins>
      <w:ins w:id="870" w:author="m" w:date="2023-05-08T17:01:25Z">
        <w:r>
          <w:rPr>
            <w:rFonts w:hint="default" w:ascii="Source Sans Pro" w:hAnsi="Source Sans Pro" w:cs="Source Sans Pro"/>
            <w:color w:val="auto"/>
            <w:sz w:val="24"/>
            <w:szCs w:val="24"/>
          </w:rPr>
          <w:t>str</w:t>
        </w:r>
      </w:ins>
      <w:ins w:id="871" w:author="m" w:date="2023-05-08T17:01:26Z">
        <w:r>
          <w:rPr>
            <w:rFonts w:hint="default" w:ascii="Source Sans Pro" w:hAnsi="Source Sans Pro" w:cs="Source Sans Pro"/>
            <w:color w:val="auto"/>
            <w:sz w:val="24"/>
            <w:szCs w:val="24"/>
          </w:rPr>
          <w:t>uct</w:t>
        </w:r>
      </w:ins>
      <w:ins w:id="872" w:author="m" w:date="2023-05-08T17:01:27Z">
        <w:r>
          <w:rPr>
            <w:rFonts w:hint="default" w:ascii="Source Sans Pro" w:hAnsi="Source Sans Pro" w:cs="Source Sans Pro"/>
            <w:color w:val="auto"/>
            <w:sz w:val="24"/>
            <w:szCs w:val="24"/>
          </w:rPr>
          <w:t xml:space="preserve">urally </w:t>
        </w:r>
      </w:ins>
      <w:ins w:id="873" w:author="m" w:date="2023-05-08T17:01:18Z">
        <w:r>
          <w:rPr>
            <w:rFonts w:hint="default" w:ascii="Source Sans Pro" w:hAnsi="Source Sans Pro" w:cs="Source Sans Pro"/>
            <w:color w:val="auto"/>
            <w:sz w:val="24"/>
            <w:szCs w:val="24"/>
          </w:rPr>
          <w:t>d</w:t>
        </w:r>
      </w:ins>
      <w:ins w:id="874" w:author="m" w:date="2023-05-08T17:01:19Z">
        <w:r>
          <w:rPr>
            <w:rFonts w:hint="default" w:ascii="Source Sans Pro" w:hAnsi="Source Sans Pro" w:cs="Source Sans Pro"/>
            <w:color w:val="auto"/>
            <w:sz w:val="24"/>
            <w:szCs w:val="24"/>
          </w:rPr>
          <w:t xml:space="preserve">iverse </w:t>
        </w:r>
      </w:ins>
      <w:ins w:id="875" w:author="m" w:date="2023-05-08T17:01:22Z">
        <w:r>
          <w:rPr>
            <w:rFonts w:hint="default" w:ascii="Source Sans Pro" w:hAnsi="Source Sans Pro" w:cs="Source Sans Pro"/>
            <w:color w:val="auto"/>
            <w:sz w:val="24"/>
            <w:szCs w:val="24"/>
          </w:rPr>
          <w:t>tem</w:t>
        </w:r>
      </w:ins>
      <w:ins w:id="876" w:author="m" w:date="2023-05-08T17:01:30Z">
        <w:r>
          <w:rPr>
            <w:rFonts w:hint="default" w:ascii="Source Sans Pro" w:hAnsi="Source Sans Pro" w:cs="Source Sans Pro"/>
            <w:color w:val="auto"/>
            <w:sz w:val="24"/>
            <w:szCs w:val="24"/>
          </w:rPr>
          <w:t>pla</w:t>
        </w:r>
      </w:ins>
      <w:ins w:id="877" w:author="m" w:date="2023-05-08T17:01:31Z">
        <w:r>
          <w:rPr>
            <w:rFonts w:hint="default" w:ascii="Source Sans Pro" w:hAnsi="Source Sans Pro" w:cs="Source Sans Pro"/>
            <w:color w:val="auto"/>
            <w:sz w:val="24"/>
            <w:szCs w:val="24"/>
          </w:rPr>
          <w:t>t</w:t>
        </w:r>
      </w:ins>
      <w:ins w:id="878" w:author="m" w:date="2023-05-08T17:01:32Z">
        <w:r>
          <w:rPr>
            <w:rFonts w:hint="default" w:ascii="Source Sans Pro" w:hAnsi="Source Sans Pro" w:cs="Source Sans Pro"/>
            <w:color w:val="auto"/>
            <w:sz w:val="24"/>
            <w:szCs w:val="24"/>
          </w:rPr>
          <w:t>es</w:t>
        </w:r>
      </w:ins>
      <w:ins w:id="879" w:author="m" w:date="2023-05-08T17:01:33Z">
        <w:r>
          <w:rPr>
            <w:rFonts w:hint="default" w:ascii="Source Sans Pro" w:hAnsi="Source Sans Pro" w:cs="Source Sans Pro"/>
            <w:color w:val="auto"/>
            <w:sz w:val="24"/>
            <w:szCs w:val="24"/>
          </w:rPr>
          <w:t xml:space="preserve"> </w:t>
        </w:r>
      </w:ins>
      <w:ins w:id="880" w:author="m" w:date="2023-05-08T17:02:16Z">
        <w:r>
          <w:rPr>
            <w:rFonts w:hint="default" w:ascii="Source Sans Pro" w:hAnsi="Source Sans Pro" w:cs="Source Sans Pro"/>
            <w:color w:val="auto"/>
            <w:sz w:val="24"/>
            <w:szCs w:val="24"/>
          </w:rPr>
          <w:t xml:space="preserve">in </w:t>
        </w:r>
      </w:ins>
      <w:ins w:id="881" w:author="m" w:date="2023-05-08T17:07:28Z">
        <w:r>
          <w:rPr>
            <w:rFonts w:hint="default" w:ascii="Source Sans Pro" w:hAnsi="Source Sans Pro" w:cs="Source Sans Pro"/>
            <w:color w:val="auto"/>
            <w:sz w:val="24"/>
            <w:szCs w:val="24"/>
          </w:rPr>
          <w:t>ir</w:t>
        </w:r>
      </w:ins>
      <w:ins w:id="882" w:author="m" w:date="2023-05-08T17:07:33Z">
        <w:r>
          <w:rPr>
            <w:rFonts w:hint="default" w:ascii="Source Sans Pro" w:hAnsi="Source Sans Pro" w:cs="Source Sans Pro"/>
            <w:color w:val="auto"/>
            <w:sz w:val="24"/>
            <w:szCs w:val="24"/>
          </w:rPr>
          <w:t>r</w:t>
        </w:r>
      </w:ins>
      <w:ins w:id="883" w:author="m" w:date="2023-05-08T17:07:28Z">
        <w:r>
          <w:rPr>
            <w:rFonts w:hint="default" w:ascii="Source Sans Pro" w:hAnsi="Source Sans Pro" w:cs="Source Sans Pro"/>
            <w:color w:val="auto"/>
            <w:sz w:val="24"/>
            <w:szCs w:val="24"/>
          </w:rPr>
          <w:t>egu</w:t>
        </w:r>
      </w:ins>
      <w:ins w:id="884" w:author="m" w:date="2023-05-08T17:07:29Z">
        <w:r>
          <w:rPr>
            <w:rFonts w:hint="default" w:ascii="Source Sans Pro" w:hAnsi="Source Sans Pro" w:cs="Source Sans Pro"/>
            <w:color w:val="auto"/>
            <w:sz w:val="24"/>
            <w:szCs w:val="24"/>
          </w:rPr>
          <w:t>larl</w:t>
        </w:r>
      </w:ins>
      <w:ins w:id="885" w:author="m" w:date="2023-05-08T17:07:30Z">
        <w:r>
          <w:rPr>
            <w:rFonts w:hint="default" w:ascii="Source Sans Pro" w:hAnsi="Source Sans Pro" w:cs="Source Sans Pro"/>
            <w:color w:val="auto"/>
            <w:sz w:val="24"/>
            <w:szCs w:val="24"/>
          </w:rPr>
          <w:t xml:space="preserve">y </w:t>
        </w:r>
      </w:ins>
      <w:ins w:id="886" w:author="m" w:date="2023-05-08T17:02:01Z">
        <w:r>
          <w:rPr>
            <w:rFonts w:hint="default" w:ascii="Source Sans Pro" w:hAnsi="Source Sans Pro" w:cs="Source Sans Pro"/>
            <w:color w:val="auto"/>
            <w:sz w:val="24"/>
            <w:szCs w:val="24"/>
          </w:rPr>
          <w:t>dis</w:t>
        </w:r>
      </w:ins>
      <w:ins w:id="887" w:author="m" w:date="2023-05-08T17:02:02Z">
        <w:r>
          <w:rPr>
            <w:rFonts w:hint="default" w:ascii="Source Sans Pro" w:hAnsi="Source Sans Pro" w:cs="Source Sans Pro"/>
            <w:color w:val="auto"/>
            <w:sz w:val="24"/>
            <w:szCs w:val="24"/>
          </w:rPr>
          <w:t>tri</w:t>
        </w:r>
      </w:ins>
      <w:ins w:id="888" w:author="m" w:date="2023-05-08T17:02:03Z">
        <w:r>
          <w:rPr>
            <w:rFonts w:hint="default" w:ascii="Source Sans Pro" w:hAnsi="Source Sans Pro" w:cs="Source Sans Pro"/>
            <w:color w:val="auto"/>
            <w:sz w:val="24"/>
            <w:szCs w:val="24"/>
          </w:rPr>
          <w:t xml:space="preserve">buted </w:t>
        </w:r>
      </w:ins>
      <w:ins w:id="889" w:author="m" w:date="2023-05-08T17:01:38Z">
        <w:r>
          <w:rPr>
            <w:rFonts w:hint="default" w:ascii="Source Sans Pro" w:hAnsi="Source Sans Pro" w:cs="Source Sans Pro"/>
            <w:color w:val="auto"/>
            <w:sz w:val="24"/>
            <w:szCs w:val="24"/>
          </w:rPr>
          <w:t>ac</w:t>
        </w:r>
      </w:ins>
      <w:ins w:id="890" w:author="m" w:date="2023-05-08T17:01:39Z">
        <w:r>
          <w:rPr>
            <w:rFonts w:hint="default" w:ascii="Source Sans Pro" w:hAnsi="Source Sans Pro" w:cs="Source Sans Pro"/>
            <w:color w:val="auto"/>
            <w:sz w:val="24"/>
            <w:szCs w:val="24"/>
          </w:rPr>
          <w:t>ou</w:t>
        </w:r>
      </w:ins>
      <w:ins w:id="891" w:author="m" w:date="2023-05-08T17:01:41Z">
        <w:r>
          <w:rPr>
            <w:rFonts w:hint="default" w:ascii="Source Sans Pro" w:hAnsi="Source Sans Pro" w:cs="Source Sans Pro"/>
            <w:color w:val="auto"/>
            <w:sz w:val="24"/>
            <w:szCs w:val="24"/>
          </w:rPr>
          <w:t>s</w:t>
        </w:r>
      </w:ins>
      <w:ins w:id="892" w:author="m" w:date="2023-05-08T17:01:42Z">
        <w:r>
          <w:rPr>
            <w:rFonts w:hint="default" w:ascii="Source Sans Pro" w:hAnsi="Source Sans Pro" w:cs="Source Sans Pro"/>
            <w:color w:val="auto"/>
            <w:sz w:val="24"/>
            <w:szCs w:val="24"/>
          </w:rPr>
          <w:t>ti</w:t>
        </w:r>
      </w:ins>
      <w:ins w:id="893" w:author="m" w:date="2023-05-08T17:01:43Z">
        <w:r>
          <w:rPr>
            <w:rFonts w:hint="default" w:ascii="Source Sans Pro" w:hAnsi="Source Sans Pro" w:cs="Source Sans Pro"/>
            <w:color w:val="auto"/>
            <w:sz w:val="24"/>
            <w:szCs w:val="24"/>
          </w:rPr>
          <w:t>c sp</w:t>
        </w:r>
      </w:ins>
      <w:ins w:id="894" w:author="m" w:date="2023-05-08T17:01:44Z">
        <w:r>
          <w:rPr>
            <w:rFonts w:hint="default" w:ascii="Source Sans Pro" w:hAnsi="Source Sans Pro" w:cs="Source Sans Pro"/>
            <w:color w:val="auto"/>
            <w:sz w:val="24"/>
            <w:szCs w:val="24"/>
          </w:rPr>
          <w:t>aces</w:t>
        </w:r>
      </w:ins>
      <w:ins w:id="895" w:author="m" w:date="2023-05-08T17:02:06Z">
        <w:r>
          <w:rPr>
            <w:rFonts w:hint="default" w:ascii="Source Sans Pro" w:hAnsi="Source Sans Pro" w:cs="Source Sans Pro"/>
            <w:color w:val="auto"/>
            <w:sz w:val="24"/>
            <w:szCs w:val="24"/>
          </w:rPr>
          <w:t>.</w:t>
        </w:r>
      </w:ins>
      <w:ins w:id="896" w:author="m" w:date="2023-05-08T17:00:27Z">
        <w:r>
          <w:rPr>
            <w:rFonts w:hint="default" w:ascii="Source Sans Pro" w:hAnsi="Source Sans Pro" w:cs="Source Sans Pro"/>
            <w:color w:val="auto"/>
            <w:sz w:val="24"/>
            <w:szCs w:val="24"/>
          </w:rPr>
          <w:t xml:space="preserve"> </w:t>
        </w:r>
      </w:ins>
      <w:r>
        <w:rPr>
          <w:rFonts w:hint="default" w:ascii="Source Sans Pro" w:hAnsi="Source Sans Pro" w:cs="Source Sans Pro"/>
          <w:color w:val="auto"/>
          <w:sz w:val="24"/>
          <w:szCs w:val="24"/>
        </w:rPr>
        <w:t xml:space="preserve">The output of the </w:t>
      </w:r>
      <w:r>
        <w:rPr>
          <w:rStyle w:val="38"/>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function includes an acoustic space plot (F</w:t>
      </w:r>
      <w:r>
        <w:rPr>
          <w:rFonts w:hint="default" w:ascii="Source Sans Pro" w:hAnsi="Source Sans Pro" w:cs="Source Sans Pro"/>
          <w:color w:val="auto"/>
          <w:sz w:val="24"/>
          <w:szCs w:val="24"/>
          <w:lang w:val="en-US"/>
        </w:rPr>
        <w:t>ig. 2</w:t>
      </w:r>
      <w:r>
        <w:rPr>
          <w:rFonts w:hint="default" w:ascii="Source Sans Pro" w:hAnsi="Source Sans Pro" w:cs="Source Sans Pro"/>
          <w:color w:val="auto"/>
          <w:sz w:val="24"/>
          <w:szCs w:val="24"/>
        </w:rPr>
        <w:t>) in which the position of the sounds selected as templates is highlighted. Users can also provide their own acoustic space dimensions (argument 'acoustic.space')</w:t>
      </w:r>
      <w:ins w:id="897" w:author="m" w:date="2023-05-08T17:13:32Z">
        <w:r>
          <w:rPr>
            <w:rFonts w:hint="default" w:ascii="Source Sans Pro" w:hAnsi="Source Sans Pro" w:cs="Source Sans Pro"/>
            <w:color w:val="auto"/>
            <w:sz w:val="24"/>
            <w:szCs w:val="24"/>
          </w:rPr>
          <w:t>,</w:t>
        </w:r>
      </w:ins>
      <w:ins w:id="898" w:author="m" w:date="2023-05-08T17:13:33Z">
        <w:r>
          <w:rPr>
            <w:rFonts w:hint="default" w:ascii="Source Sans Pro" w:hAnsi="Source Sans Pro" w:cs="Source Sans Pro"/>
            <w:color w:val="auto"/>
            <w:sz w:val="24"/>
            <w:szCs w:val="24"/>
          </w:rPr>
          <w:t xml:space="preserve"> which </w:t>
        </w:r>
      </w:ins>
      <w:ins w:id="899" w:author="m" w:date="2023-05-08T17:13:35Z">
        <w:r>
          <w:rPr>
            <w:rFonts w:hint="default" w:ascii="Source Sans Pro" w:hAnsi="Source Sans Pro" w:cs="Source Sans Pro"/>
            <w:color w:val="auto"/>
            <w:sz w:val="24"/>
            <w:szCs w:val="24"/>
          </w:rPr>
          <w:t xml:space="preserve"> </w:t>
        </w:r>
      </w:ins>
      <w:del w:id="900" w:author="m" w:date="2023-05-08T17:13:32Z">
        <w:r>
          <w:rPr>
            <w:rFonts w:hint="default" w:ascii="Source Sans Pro" w:hAnsi="Source Sans Pro" w:cs="Source Sans Pro"/>
            <w:color w:val="auto"/>
            <w:sz w:val="24"/>
            <w:szCs w:val="24"/>
          </w:rPr>
          <w:delText>.</w:delText>
        </w:r>
      </w:del>
      <w:ins w:id="901" w:author="m" w:date="2023-05-08T17:07:58Z">
        <w:r>
          <w:rPr>
            <w:rFonts w:hint="default" w:ascii="Source Sans Pro" w:hAnsi="Source Sans Pro" w:cs="Source Sans Pro"/>
            <w:color w:val="auto"/>
            <w:sz w:val="24"/>
            <w:szCs w:val="24"/>
          </w:rPr>
          <w:t>allo</w:t>
        </w:r>
      </w:ins>
      <w:ins w:id="902" w:author="m" w:date="2023-05-08T17:07:59Z">
        <w:r>
          <w:rPr>
            <w:rFonts w:hint="default" w:ascii="Source Sans Pro" w:hAnsi="Source Sans Pro" w:cs="Source Sans Pro"/>
            <w:color w:val="auto"/>
            <w:sz w:val="24"/>
            <w:szCs w:val="24"/>
          </w:rPr>
          <w:t>w</w:t>
        </w:r>
      </w:ins>
      <w:ins w:id="903" w:author="m" w:date="2023-05-08T17:13:36Z">
        <w:r>
          <w:rPr>
            <w:rFonts w:hint="default" w:ascii="Source Sans Pro" w:hAnsi="Source Sans Pro" w:cs="Source Sans Pro"/>
            <w:color w:val="auto"/>
            <w:sz w:val="24"/>
            <w:szCs w:val="24"/>
          </w:rPr>
          <w:t>s</w:t>
        </w:r>
      </w:ins>
      <w:ins w:id="904" w:author="m" w:date="2023-05-08T17:07:59Z">
        <w:r>
          <w:rPr>
            <w:rFonts w:hint="default" w:ascii="Source Sans Pro" w:hAnsi="Source Sans Pro" w:cs="Source Sans Pro"/>
            <w:color w:val="auto"/>
            <w:sz w:val="24"/>
            <w:szCs w:val="24"/>
          </w:rPr>
          <w:t xml:space="preserve"> </w:t>
        </w:r>
      </w:ins>
      <w:ins w:id="905" w:author="m" w:date="2023-05-08T17:08:00Z">
        <w:r>
          <w:rPr>
            <w:rFonts w:hint="default" w:ascii="Source Sans Pro" w:hAnsi="Source Sans Pro" w:cs="Source Sans Pro"/>
            <w:color w:val="auto"/>
            <w:sz w:val="24"/>
            <w:szCs w:val="24"/>
          </w:rPr>
          <w:t xml:space="preserve">users </w:t>
        </w:r>
      </w:ins>
      <w:ins w:id="906" w:author="m" w:date="2023-05-08T17:08:01Z">
        <w:r>
          <w:rPr>
            <w:rFonts w:hint="default" w:ascii="Source Sans Pro" w:hAnsi="Source Sans Pro" w:cs="Source Sans Pro"/>
            <w:color w:val="auto"/>
            <w:sz w:val="24"/>
            <w:szCs w:val="24"/>
          </w:rPr>
          <w:t>to</w:t>
        </w:r>
      </w:ins>
      <w:ins w:id="907" w:author="m" w:date="2023-05-08T17:13:45Z">
        <w:r>
          <w:rPr>
            <w:rFonts w:hint="default" w:ascii="Source Sans Pro" w:hAnsi="Source Sans Pro" w:cs="Source Sans Pro"/>
            <w:color w:val="auto"/>
            <w:sz w:val="24"/>
            <w:szCs w:val="24"/>
          </w:rPr>
          <w:t xml:space="preserve"> cu</w:t>
        </w:r>
      </w:ins>
      <w:ins w:id="908" w:author="m" w:date="2023-05-08T17:13:46Z">
        <w:r>
          <w:rPr>
            <w:rFonts w:hint="default" w:ascii="Source Sans Pro" w:hAnsi="Source Sans Pro" w:cs="Source Sans Pro"/>
            <w:color w:val="auto"/>
            <w:sz w:val="24"/>
            <w:szCs w:val="24"/>
          </w:rPr>
          <w:t>stomiz</w:t>
        </w:r>
      </w:ins>
      <w:ins w:id="909" w:author="m" w:date="2023-05-08T17:13:48Z">
        <w:r>
          <w:rPr>
            <w:rFonts w:hint="default" w:ascii="Source Sans Pro" w:hAnsi="Source Sans Pro" w:cs="Source Sans Pro"/>
            <w:color w:val="auto"/>
            <w:sz w:val="24"/>
            <w:szCs w:val="24"/>
          </w:rPr>
          <w:t xml:space="preserve">e </w:t>
        </w:r>
      </w:ins>
      <w:ins w:id="910" w:author="m" w:date="2023-05-08T17:14:53Z">
        <w:r>
          <w:rPr>
            <w:rFonts w:hint="default" w:ascii="Source Sans Pro" w:hAnsi="Source Sans Pro" w:cs="Source Sans Pro"/>
            <w:color w:val="auto"/>
            <w:sz w:val="24"/>
            <w:szCs w:val="24"/>
          </w:rPr>
          <w:t>th</w:t>
        </w:r>
      </w:ins>
      <w:ins w:id="911" w:author="m" w:date="2023-05-08T17:14:54Z">
        <w:r>
          <w:rPr>
            <w:rFonts w:hint="default" w:ascii="Source Sans Pro" w:hAnsi="Source Sans Pro" w:cs="Source Sans Pro"/>
            <w:color w:val="auto"/>
            <w:sz w:val="24"/>
            <w:szCs w:val="24"/>
          </w:rPr>
          <w:t xml:space="preserve">e </w:t>
        </w:r>
      </w:ins>
      <w:ins w:id="912" w:author="m" w:date="2023-05-08T17:13:49Z">
        <w:r>
          <w:rPr>
            <w:rFonts w:hint="default" w:ascii="Source Sans Pro" w:hAnsi="Source Sans Pro" w:cs="Source Sans Pro"/>
            <w:color w:val="auto"/>
            <w:sz w:val="24"/>
            <w:szCs w:val="24"/>
          </w:rPr>
          <w:t>aco</w:t>
        </w:r>
      </w:ins>
      <w:ins w:id="913" w:author="m" w:date="2023-05-08T17:13:50Z">
        <w:r>
          <w:rPr>
            <w:rFonts w:hint="default" w:ascii="Source Sans Pro" w:hAnsi="Source Sans Pro" w:cs="Source Sans Pro"/>
            <w:color w:val="auto"/>
            <w:sz w:val="24"/>
            <w:szCs w:val="24"/>
          </w:rPr>
          <w:t>ustic</w:t>
        </w:r>
      </w:ins>
      <w:ins w:id="914" w:author="m" w:date="2023-05-08T17:13:51Z">
        <w:r>
          <w:rPr>
            <w:rFonts w:hint="default" w:ascii="Source Sans Pro" w:hAnsi="Source Sans Pro" w:cs="Source Sans Pro"/>
            <w:color w:val="auto"/>
            <w:sz w:val="24"/>
            <w:szCs w:val="24"/>
          </w:rPr>
          <w:t xml:space="preserve"> s</w:t>
        </w:r>
      </w:ins>
      <w:ins w:id="915" w:author="m" w:date="2023-05-08T17:13:52Z">
        <w:r>
          <w:rPr>
            <w:rFonts w:hint="default" w:ascii="Source Sans Pro" w:hAnsi="Source Sans Pro" w:cs="Source Sans Pro"/>
            <w:color w:val="auto"/>
            <w:sz w:val="24"/>
            <w:szCs w:val="24"/>
          </w:rPr>
          <w:t>pace</w:t>
        </w:r>
      </w:ins>
      <w:ins w:id="916" w:author="m" w:date="2023-05-08T17:13:53Z">
        <w:r>
          <w:rPr>
            <w:rFonts w:hint="default" w:ascii="Source Sans Pro" w:hAnsi="Source Sans Pro" w:cs="Source Sans Pro"/>
            <w:color w:val="auto"/>
            <w:sz w:val="24"/>
            <w:szCs w:val="24"/>
          </w:rPr>
          <w:t xml:space="preserve"> </w:t>
        </w:r>
      </w:ins>
      <w:ins w:id="917" w:author="m" w:date="2023-05-08T17:13:54Z">
        <w:r>
          <w:rPr>
            <w:rFonts w:hint="default" w:ascii="Source Sans Pro" w:hAnsi="Source Sans Pro" w:cs="Source Sans Pro"/>
            <w:color w:val="auto"/>
            <w:sz w:val="24"/>
            <w:szCs w:val="24"/>
          </w:rPr>
          <w:t>by</w:t>
        </w:r>
      </w:ins>
      <w:ins w:id="918" w:author="m" w:date="2023-05-08T17:08:05Z">
        <w:r>
          <w:rPr>
            <w:rFonts w:hint="default" w:ascii="Source Sans Pro" w:hAnsi="Source Sans Pro" w:cs="Source Sans Pro"/>
            <w:color w:val="auto"/>
            <w:sz w:val="24"/>
            <w:szCs w:val="24"/>
          </w:rPr>
          <w:t xml:space="preserve"> </w:t>
        </w:r>
      </w:ins>
      <w:ins w:id="919" w:author="m" w:date="2023-05-08T17:12:15Z">
        <w:r>
          <w:rPr>
            <w:rFonts w:hint="default" w:ascii="Source Sans Pro" w:hAnsi="Source Sans Pro" w:cs="Source Sans Pro"/>
            <w:color w:val="auto"/>
            <w:sz w:val="24"/>
            <w:szCs w:val="24"/>
          </w:rPr>
          <w:t>spe</w:t>
        </w:r>
      </w:ins>
      <w:ins w:id="920" w:author="m" w:date="2023-05-08T17:12:16Z">
        <w:r>
          <w:rPr>
            <w:rFonts w:hint="default" w:ascii="Source Sans Pro" w:hAnsi="Source Sans Pro" w:cs="Source Sans Pro"/>
            <w:color w:val="auto"/>
            <w:sz w:val="24"/>
            <w:szCs w:val="24"/>
          </w:rPr>
          <w:t>cif</w:t>
        </w:r>
      </w:ins>
      <w:ins w:id="921" w:author="m" w:date="2023-05-08T17:12:17Z">
        <w:r>
          <w:rPr>
            <w:rFonts w:hint="default" w:ascii="Source Sans Pro" w:hAnsi="Source Sans Pro" w:cs="Source Sans Pro"/>
            <w:color w:val="auto"/>
            <w:sz w:val="24"/>
            <w:szCs w:val="24"/>
          </w:rPr>
          <w:t>y</w:t>
        </w:r>
      </w:ins>
      <w:ins w:id="922" w:author="m" w:date="2023-05-08T17:13:57Z">
        <w:r>
          <w:rPr>
            <w:rFonts w:hint="default" w:ascii="Source Sans Pro" w:hAnsi="Source Sans Pro" w:cs="Source Sans Pro"/>
            <w:color w:val="auto"/>
            <w:sz w:val="24"/>
            <w:szCs w:val="24"/>
          </w:rPr>
          <w:t>ing</w:t>
        </w:r>
      </w:ins>
      <w:ins w:id="923" w:author="m" w:date="2023-05-08T17:12:17Z">
        <w:r>
          <w:rPr>
            <w:rFonts w:hint="default" w:ascii="Source Sans Pro" w:hAnsi="Source Sans Pro" w:cs="Source Sans Pro"/>
            <w:color w:val="auto"/>
            <w:sz w:val="24"/>
            <w:szCs w:val="24"/>
          </w:rPr>
          <w:t xml:space="preserve"> </w:t>
        </w:r>
      </w:ins>
      <w:ins w:id="924" w:author="m" w:date="2023-05-08T17:08:47Z">
        <w:r>
          <w:rPr>
            <w:rFonts w:hint="default" w:ascii="Source Sans Pro" w:hAnsi="Source Sans Pro" w:cs="Source Sans Pro"/>
            <w:color w:val="auto"/>
            <w:sz w:val="24"/>
            <w:szCs w:val="24"/>
          </w:rPr>
          <w:t xml:space="preserve">the </w:t>
        </w:r>
      </w:ins>
      <w:ins w:id="925" w:author="m" w:date="2023-05-08T17:08:50Z">
        <w:r>
          <w:rPr>
            <w:rFonts w:hint="default" w:ascii="Source Sans Pro" w:hAnsi="Source Sans Pro" w:cs="Source Sans Pro"/>
            <w:color w:val="auto"/>
            <w:sz w:val="24"/>
            <w:szCs w:val="24"/>
          </w:rPr>
          <w:t>fea</w:t>
        </w:r>
      </w:ins>
      <w:ins w:id="926" w:author="m" w:date="2023-05-08T17:08:52Z">
        <w:r>
          <w:rPr>
            <w:rFonts w:hint="default" w:ascii="Source Sans Pro" w:hAnsi="Source Sans Pro" w:cs="Source Sans Pro"/>
            <w:color w:val="auto"/>
            <w:sz w:val="24"/>
            <w:szCs w:val="24"/>
          </w:rPr>
          <w:t>ture</w:t>
        </w:r>
      </w:ins>
      <w:ins w:id="927" w:author="m" w:date="2023-05-08T17:08:53Z">
        <w:r>
          <w:rPr>
            <w:rFonts w:hint="default" w:ascii="Source Sans Pro" w:hAnsi="Source Sans Pro" w:cs="Source Sans Pro"/>
            <w:color w:val="auto"/>
            <w:sz w:val="24"/>
            <w:szCs w:val="24"/>
          </w:rPr>
          <w:t xml:space="preserve">s </w:t>
        </w:r>
      </w:ins>
      <w:ins w:id="928" w:author="m" w:date="2023-05-08T17:14:22Z">
        <w:r>
          <w:rPr>
            <w:rFonts w:hint="default" w:ascii="Source Sans Pro" w:hAnsi="Source Sans Pro" w:cs="Source Sans Pro"/>
            <w:color w:val="auto"/>
            <w:sz w:val="24"/>
            <w:szCs w:val="24"/>
          </w:rPr>
          <w:t xml:space="preserve">used </w:t>
        </w:r>
      </w:ins>
      <w:ins w:id="929" w:author="m" w:date="2023-05-08T17:14:23Z">
        <w:r>
          <w:rPr>
            <w:rFonts w:hint="default" w:ascii="Source Sans Pro" w:hAnsi="Source Sans Pro" w:cs="Source Sans Pro"/>
            <w:color w:val="auto"/>
            <w:sz w:val="24"/>
            <w:szCs w:val="24"/>
          </w:rPr>
          <w:t xml:space="preserve">for </w:t>
        </w:r>
      </w:ins>
      <w:ins w:id="930" w:author="m" w:date="2023-05-08T17:14:24Z">
        <w:r>
          <w:rPr>
            <w:rFonts w:hint="default" w:ascii="Source Sans Pro" w:hAnsi="Source Sans Pro" w:cs="Source Sans Pro"/>
            <w:color w:val="auto"/>
            <w:sz w:val="24"/>
            <w:szCs w:val="24"/>
          </w:rPr>
          <w:t>proj</w:t>
        </w:r>
      </w:ins>
      <w:ins w:id="931" w:author="m" w:date="2023-05-08T17:14:25Z">
        <w:r>
          <w:rPr>
            <w:rFonts w:hint="default" w:ascii="Source Sans Pro" w:hAnsi="Source Sans Pro" w:cs="Source Sans Pro"/>
            <w:color w:val="auto"/>
            <w:sz w:val="24"/>
            <w:szCs w:val="24"/>
          </w:rPr>
          <w:t>ecting</w:t>
        </w:r>
      </w:ins>
      <w:ins w:id="932" w:author="m" w:date="2023-05-08T17:14:26Z">
        <w:r>
          <w:rPr>
            <w:rFonts w:hint="default" w:ascii="Source Sans Pro" w:hAnsi="Source Sans Pro" w:cs="Source Sans Pro"/>
            <w:color w:val="auto"/>
            <w:sz w:val="24"/>
            <w:szCs w:val="24"/>
          </w:rPr>
          <w:t xml:space="preserve"> </w:t>
        </w:r>
      </w:ins>
      <w:ins w:id="933" w:author="m" w:date="2023-05-08T17:14:57Z">
        <w:r>
          <w:rPr>
            <w:rFonts w:hint="default" w:ascii="Source Sans Pro" w:hAnsi="Source Sans Pro" w:cs="Source Sans Pro"/>
            <w:color w:val="auto"/>
            <w:sz w:val="24"/>
            <w:szCs w:val="24"/>
          </w:rPr>
          <w:t>it</w:t>
        </w:r>
      </w:ins>
      <w:ins w:id="934" w:author="m" w:date="2023-05-08T17:09:09Z">
        <w:r>
          <w:rPr>
            <w:rFonts w:hint="default" w:ascii="Source Sans Pro" w:hAnsi="Source Sans Pro" w:cs="Source Sans Pro"/>
            <w:color w:val="auto"/>
            <w:sz w:val="24"/>
            <w:szCs w:val="24"/>
          </w:rPr>
          <w:t>.</w:t>
        </w:r>
      </w:ins>
      <w:r>
        <w:rPr>
          <w:rFonts w:hint="default" w:ascii="Source Sans Pro" w:hAnsi="Source Sans Pro" w:cs="Source Sans Pro"/>
          <w:color w:val="auto"/>
          <w:sz w:val="24"/>
          <w:szCs w:val="24"/>
        </w:rPr>
        <w:t xml:space="preserve"> In the following code, we used the templates</w:t>
      </w:r>
      <w:r>
        <w:rPr>
          <w:rFonts w:hint="default" w:ascii="Source Sans Pro" w:hAnsi="Source Sans Pro" w:cs="Source Sans Pro"/>
          <w:color w:val="auto"/>
          <w:sz w:val="24"/>
          <w:szCs w:val="24"/>
          <w:lang w:val="en-US"/>
        </w:rPr>
        <w:t xml:space="preserve"> determined above</w:t>
      </w:r>
      <w:r>
        <w:rPr>
          <w:rFonts w:hint="default" w:ascii="Source Sans Pro" w:hAnsi="Source Sans Pro" w:cs="Source Sans Pro"/>
          <w:color w:val="auto"/>
          <w:sz w:val="24"/>
          <w:szCs w:val="24"/>
        </w:rPr>
        <w:t xml:space="preserve"> for detecting bat social calls. The code iterates a template-based detection on the training data set across a range of correlation thresholds </w:t>
      </w:r>
      <w:r>
        <w:rPr>
          <w:rFonts w:hint="default" w:ascii="Source Sans Pro" w:hAnsi="Source Sans Pro" w:cs="Source Sans Pro"/>
          <w:color w:val="auto"/>
          <w:sz w:val="24"/>
          <w:szCs w:val="24"/>
          <w:lang w:val="en-US"/>
        </w:rPr>
        <w:t xml:space="preserve">for each template, in order </w:t>
      </w:r>
      <w:r>
        <w:rPr>
          <w:rFonts w:hint="default" w:ascii="Source Sans Pro" w:hAnsi="Source Sans Pro" w:cs="Source Sans Pro"/>
          <w:color w:val="auto"/>
          <w:sz w:val="24"/>
          <w:szCs w:val="24"/>
        </w:rPr>
        <w:t>to find the combination of threshold and template with the best performance.</w:t>
      </w:r>
    </w:p>
    <w:p>
      <w:pPr>
        <w:pStyle w:val="3"/>
        <w:rPr>
          <w:rFonts w:hint="default" w:ascii="Source Sans Pro" w:hAnsi="Source Sans Pro" w:cs="Source Sans Pro"/>
          <w:color w:val="auto"/>
          <w:sz w:val="24"/>
          <w:szCs w:val="24"/>
        </w:rPr>
      </w:pPr>
    </w:p>
    <w:p>
      <w:pPr>
        <w:pStyle w:val="39"/>
        <w:spacing w:after="0"/>
        <w:rPr>
          <w:ins w:id="936" w:author="marcelo" w:date="2023-05-09T20:05:10Z"/>
          <w:rStyle w:val="72"/>
        </w:rPr>
        <w:pPrChange w:id="935" w:author="marcelo" w:date="2023-05-09T20:02:50Z">
          <w:pPr>
            <w:pStyle w:val="39"/>
          </w:pPr>
        </w:pPrChange>
      </w:pPr>
      <w:r>
        <w:rPr>
          <w:rStyle w:val="54"/>
        </w:rPr>
        <w:t># get correlation vectors</w:t>
      </w:r>
      <w:r>
        <w:br w:type="textWrapping"/>
      </w:r>
      <w:r>
        <w:rPr>
          <w:rStyle w:val="72"/>
        </w:rPr>
        <w:t xml:space="preserve">corr_templ_train </w:t>
      </w:r>
      <w:r>
        <w:rPr>
          <w:rStyle w:val="58"/>
        </w:rPr>
        <w:t>&lt;-</w:t>
      </w:r>
      <w:r>
        <w:rPr>
          <w:rStyle w:val="72"/>
        </w:rPr>
        <w:t xml:space="preserve"> </w:t>
      </w:r>
      <w:r>
        <w:rPr>
          <w:rStyle w:val="59"/>
        </w:rPr>
        <w:t>template_correlator</w:t>
      </w:r>
      <w:r>
        <w:rPr>
          <w:rStyle w:val="72"/>
        </w:rPr>
        <w:t>(</w:t>
      </w:r>
    </w:p>
    <w:p>
      <w:pPr>
        <w:pStyle w:val="39"/>
        <w:spacing w:after="0"/>
        <w:ind w:firstLine="720"/>
        <w:rPr>
          <w:ins w:id="938" w:author="marcelo" w:date="2023-05-09T20:02:15Z"/>
          <w:rStyle w:val="72"/>
          <w:rFonts w:hint="default"/>
          <w:lang w:val="en-US"/>
        </w:rPr>
        <w:pPrChange w:id="937" w:author="marcelo" w:date="2023-05-09T20:05:11Z">
          <w:pPr>
            <w:pStyle w:val="39"/>
          </w:pPr>
        </w:pPrChange>
      </w:pPr>
      <w:r>
        <w:rPr>
          <w:rStyle w:val="66"/>
        </w:rPr>
        <w:t>templates =</w:t>
      </w:r>
      <w:r>
        <w:rPr>
          <w:rStyle w:val="72"/>
        </w:rPr>
        <w:t xml:space="preserve"> templates, </w:t>
      </w:r>
      <w:ins w:id="939" w:author="marcelo" w:date="2023-05-09T20:05:13Z">
        <w:r>
          <w:rPr>
            <w:rStyle w:val="72"/>
            <w:rFonts w:hint="default"/>
            <w:lang w:val="en-US"/>
          </w:rPr>
          <w:t xml:space="preserve"> </w:t>
        </w:r>
      </w:ins>
      <w:ins w:id="940" w:author="marcelo" w:date="2023-05-09T20:05:16Z">
        <w:r>
          <w:rPr>
            <w:rStyle w:val="72"/>
            <w:rFonts w:hint="default"/>
            <w:lang w:val="en-US"/>
          </w:rPr>
          <w:t>#</w:t>
        </w:r>
      </w:ins>
      <w:ins w:id="941" w:author="marcelo" w:date="2023-05-09T20:05:17Z">
        <w:r>
          <w:rPr>
            <w:rStyle w:val="72"/>
            <w:rFonts w:hint="default"/>
            <w:lang w:val="en-US"/>
          </w:rPr>
          <w:t xml:space="preserve"> </w:t>
        </w:r>
      </w:ins>
      <w:ins w:id="942" w:author="marcelo" w:date="2023-05-09T20:05:22Z">
        <w:r>
          <w:rPr>
            <w:rStyle w:val="72"/>
            <w:rFonts w:hint="default"/>
            <w:lang w:val="en-US"/>
          </w:rPr>
          <w:t>dat</w:t>
        </w:r>
      </w:ins>
      <w:ins w:id="943" w:author="marcelo" w:date="2023-05-09T20:05:23Z">
        <w:r>
          <w:rPr>
            <w:rStyle w:val="72"/>
            <w:rFonts w:hint="default"/>
            <w:lang w:val="en-US"/>
          </w:rPr>
          <w:t>a frame</w:t>
        </w:r>
      </w:ins>
      <w:ins w:id="944" w:author="marcelo" w:date="2023-05-09T20:05:24Z">
        <w:r>
          <w:rPr>
            <w:rStyle w:val="72"/>
            <w:rFonts w:hint="default"/>
            <w:lang w:val="en-US"/>
          </w:rPr>
          <w:t xml:space="preserve"> with </w:t>
        </w:r>
      </w:ins>
      <w:ins w:id="945" w:author="marcelo" w:date="2023-05-10T09:17:47Z">
        <w:r>
          <w:rPr>
            <w:rStyle w:val="72"/>
            <w:rFonts w:hint="default"/>
            <w:lang w:val="en-US"/>
          </w:rPr>
          <w:t>ann</w:t>
        </w:r>
      </w:ins>
      <w:ins w:id="946" w:author="marcelo" w:date="2023-05-10T09:17:48Z">
        <w:r>
          <w:rPr>
            <w:rStyle w:val="72"/>
            <w:rFonts w:hint="default"/>
            <w:lang w:val="en-US"/>
          </w:rPr>
          <w:t>otatio</w:t>
        </w:r>
      </w:ins>
      <w:ins w:id="947" w:author="marcelo" w:date="2023-05-10T09:17:49Z">
        <w:r>
          <w:rPr>
            <w:rStyle w:val="72"/>
            <w:rFonts w:hint="default"/>
            <w:lang w:val="en-US"/>
          </w:rPr>
          <w:t>ns to be u</w:t>
        </w:r>
      </w:ins>
      <w:ins w:id="948" w:author="marcelo" w:date="2023-05-10T09:17:50Z">
        <w:r>
          <w:rPr>
            <w:rStyle w:val="72"/>
            <w:rFonts w:hint="default"/>
            <w:lang w:val="en-US"/>
          </w:rPr>
          <w:t xml:space="preserve">sed as </w:t>
        </w:r>
      </w:ins>
      <w:ins w:id="949" w:author="marcelo" w:date="2023-05-09T20:05:34Z">
        <w:r>
          <w:rPr>
            <w:rStyle w:val="72"/>
            <w:rFonts w:hint="default"/>
            <w:lang w:val="en-US"/>
          </w:rPr>
          <w:t>t</w:t>
        </w:r>
      </w:ins>
      <w:ins w:id="950" w:author="marcelo" w:date="2023-05-09T20:05:35Z">
        <w:r>
          <w:rPr>
            <w:rStyle w:val="72"/>
            <w:rFonts w:hint="default"/>
            <w:lang w:val="en-US"/>
          </w:rPr>
          <w:t>emplate</w:t>
        </w:r>
      </w:ins>
      <w:ins w:id="951" w:author="marcelo" w:date="2023-05-10T09:17:51Z">
        <w:r>
          <w:rPr>
            <w:rStyle w:val="72"/>
            <w:rFonts w:hint="default"/>
            <w:lang w:val="en-US"/>
          </w:rPr>
          <w:t>s</w:t>
        </w:r>
      </w:ins>
    </w:p>
    <w:p>
      <w:pPr>
        <w:pStyle w:val="39"/>
        <w:spacing w:after="0"/>
        <w:ind w:firstLine="720"/>
        <w:rPr>
          <w:ins w:id="953" w:author="marcelo" w:date="2023-05-09T20:02:22Z"/>
          <w:rStyle w:val="72"/>
          <w:rFonts w:hint="default"/>
          <w:lang w:val="en-US"/>
        </w:rPr>
        <w:pPrChange w:id="952" w:author="marcelo" w:date="2023-05-09T20:02:50Z">
          <w:pPr>
            <w:pStyle w:val="39"/>
          </w:pPr>
        </w:pPrChange>
      </w:pPr>
      <w:r>
        <w:rPr>
          <w:rStyle w:val="66"/>
        </w:rPr>
        <w:t>path =</w:t>
      </w:r>
      <w:r>
        <w:rPr>
          <w:rStyle w:val="72"/>
        </w:rPr>
        <w:t xml:space="preserve"> data_path,</w:t>
      </w:r>
      <w:ins w:id="954" w:author="marcelo" w:date="2023-05-10T09:15:05Z">
        <w:r>
          <w:rPr>
            <w:rStyle w:val="72"/>
            <w:rFonts w:hint="default"/>
            <w:lang w:val="en-US"/>
          </w:rPr>
          <w:t xml:space="preserve"> # </w:t>
        </w:r>
      </w:ins>
      <w:ins w:id="955" w:author="marcelo" w:date="2023-05-10T09:15:07Z">
        <w:r>
          <w:rPr>
            <w:rStyle w:val="72"/>
            <w:rFonts w:hint="default"/>
            <w:lang w:val="en-US"/>
          </w:rPr>
          <w:t>sound fi</w:t>
        </w:r>
      </w:ins>
      <w:ins w:id="956" w:author="marcelo" w:date="2023-05-10T09:15:08Z">
        <w:r>
          <w:rPr>
            <w:rStyle w:val="72"/>
            <w:rFonts w:hint="default"/>
            <w:lang w:val="en-US"/>
          </w:rPr>
          <w:t>le</w:t>
        </w:r>
      </w:ins>
      <w:ins w:id="957" w:author="marcelo" w:date="2023-05-10T09:15:32Z">
        <w:r>
          <w:rPr>
            <w:rStyle w:val="72"/>
            <w:rFonts w:hint="default"/>
            <w:lang w:val="en-US"/>
          </w:rPr>
          <w:t xml:space="preserve"> dir</w:t>
        </w:r>
      </w:ins>
      <w:ins w:id="958" w:author="marcelo" w:date="2023-05-10T09:15:33Z">
        <w:r>
          <w:rPr>
            <w:rStyle w:val="72"/>
            <w:rFonts w:hint="default"/>
            <w:lang w:val="en-US"/>
          </w:rPr>
          <w:t>ec</w:t>
        </w:r>
      </w:ins>
      <w:ins w:id="959" w:author="marcelo" w:date="2023-05-10T09:15:34Z">
        <w:r>
          <w:rPr>
            <w:rStyle w:val="72"/>
            <w:rFonts w:hint="default"/>
            <w:lang w:val="en-US"/>
          </w:rPr>
          <w:t>tor</w:t>
        </w:r>
      </w:ins>
      <w:ins w:id="960" w:author="marcelo" w:date="2023-05-10T09:15:35Z">
        <w:r>
          <w:rPr>
            <w:rStyle w:val="72"/>
            <w:rFonts w:hint="default"/>
            <w:lang w:val="en-US"/>
          </w:rPr>
          <w:t>y</w:t>
        </w:r>
      </w:ins>
    </w:p>
    <w:p>
      <w:pPr>
        <w:pStyle w:val="39"/>
        <w:spacing w:after="0"/>
        <w:ind w:firstLine="720"/>
        <w:rPr>
          <w:ins w:id="962" w:author="marcelo" w:date="2023-05-09T20:02:27Z"/>
          <w:rStyle w:val="72"/>
          <w:rFonts w:hint="default"/>
          <w:lang w:val="en-US"/>
        </w:rPr>
        <w:pPrChange w:id="961" w:author="marcelo" w:date="2023-05-09T20:02:50Z">
          <w:pPr>
            <w:pStyle w:val="39"/>
          </w:pPr>
        </w:pPrChange>
      </w:pPr>
      <w:del w:id="963" w:author="marcelo" w:date="2023-05-09T20:02:22Z">
        <w:r>
          <w:rPr/>
          <w:br w:type="textWrapping"/>
        </w:r>
      </w:del>
      <w:del w:id="964" w:author="marcelo" w:date="2023-05-09T20:02:21Z">
        <w:r>
          <w:rPr>
            <w:rStyle w:val="72"/>
          </w:rPr>
          <w:delText xml:space="preserve">  </w:delText>
        </w:r>
      </w:del>
      <w:del w:id="965" w:author="marcelo" w:date="2023-05-09T20:02:20Z">
        <w:r>
          <w:rPr>
            <w:rStyle w:val="72"/>
          </w:rPr>
          <w:delText xml:space="preserve">  </w:delText>
        </w:r>
      </w:del>
      <w:r>
        <w:rPr>
          <w:rStyle w:val="66"/>
        </w:rPr>
        <w:t>files =</w:t>
      </w:r>
      <w:r>
        <w:rPr>
          <w:rStyle w:val="72"/>
        </w:rPr>
        <w:t xml:space="preserve"> </w:t>
      </w:r>
      <w:r>
        <w:rPr>
          <w:rStyle w:val="59"/>
        </w:rPr>
        <w:t>unique</w:t>
      </w:r>
      <w:r>
        <w:rPr>
          <w:rStyle w:val="72"/>
        </w:rPr>
        <w:t>(train_ref</w:t>
      </w:r>
      <w:r>
        <w:rPr>
          <w:rStyle w:val="49"/>
        </w:rPr>
        <w:t>$</w:t>
      </w:r>
      <w:r>
        <w:rPr>
          <w:rStyle w:val="72"/>
        </w:rPr>
        <w:t xml:space="preserve">sound.files), </w:t>
      </w:r>
      <w:ins w:id="966" w:author="marcelo" w:date="2023-05-09T20:03:35Z">
        <w:r>
          <w:rPr>
            <w:rStyle w:val="72"/>
            <w:rFonts w:hint="default"/>
            <w:lang w:val="en-US"/>
          </w:rPr>
          <w:t xml:space="preserve"> #</w:t>
        </w:r>
      </w:ins>
      <w:ins w:id="967" w:author="marcelo" w:date="2023-05-09T20:03:36Z">
        <w:r>
          <w:rPr>
            <w:rStyle w:val="72"/>
            <w:rFonts w:hint="default"/>
            <w:lang w:val="en-US"/>
          </w:rPr>
          <w:t xml:space="preserve"> se</w:t>
        </w:r>
      </w:ins>
      <w:ins w:id="968" w:author="marcelo" w:date="2023-05-09T20:03:37Z">
        <w:r>
          <w:rPr>
            <w:rStyle w:val="72"/>
            <w:rFonts w:hint="default"/>
            <w:lang w:val="en-US"/>
          </w:rPr>
          <w:t xml:space="preserve">t </w:t>
        </w:r>
      </w:ins>
      <w:ins w:id="969" w:author="marcelo" w:date="2023-05-09T20:03:38Z">
        <w:r>
          <w:rPr>
            <w:rStyle w:val="72"/>
            <w:rFonts w:hint="default"/>
            <w:lang w:val="en-US"/>
          </w:rPr>
          <w:t>of file</w:t>
        </w:r>
      </w:ins>
      <w:ins w:id="970" w:author="marcelo" w:date="2023-05-09T20:03:39Z">
        <w:r>
          <w:rPr>
            <w:rStyle w:val="72"/>
            <w:rFonts w:hint="default"/>
            <w:lang w:val="en-US"/>
          </w:rPr>
          <w:t>s in</w:t>
        </w:r>
      </w:ins>
      <w:ins w:id="971" w:author="marcelo" w:date="2023-05-09T20:03:40Z">
        <w:r>
          <w:rPr>
            <w:rStyle w:val="72"/>
            <w:rFonts w:hint="default"/>
            <w:lang w:val="en-US"/>
          </w:rPr>
          <w:t xml:space="preserve"> which t</w:t>
        </w:r>
      </w:ins>
      <w:ins w:id="972" w:author="marcelo" w:date="2023-05-09T20:03:41Z">
        <w:r>
          <w:rPr>
            <w:rStyle w:val="72"/>
            <w:rFonts w:hint="default"/>
            <w:lang w:val="en-US"/>
          </w:rPr>
          <w:t xml:space="preserve">o </w:t>
        </w:r>
      </w:ins>
      <w:ins w:id="973" w:author="marcelo" w:date="2023-05-09T20:03:47Z">
        <w:r>
          <w:rPr>
            <w:rStyle w:val="72"/>
            <w:rFonts w:hint="default"/>
            <w:lang w:val="en-US"/>
          </w:rPr>
          <w:t>run c</w:t>
        </w:r>
      </w:ins>
      <w:ins w:id="974" w:author="marcelo" w:date="2023-05-09T20:03:48Z">
        <w:r>
          <w:rPr>
            <w:rStyle w:val="72"/>
            <w:rFonts w:hint="default"/>
            <w:lang w:val="en-US"/>
          </w:rPr>
          <w:t>orre</w:t>
        </w:r>
      </w:ins>
      <w:ins w:id="975" w:author="marcelo" w:date="2023-05-09T20:03:49Z">
        <w:r>
          <w:rPr>
            <w:rStyle w:val="72"/>
            <w:rFonts w:hint="default"/>
            <w:lang w:val="en-US"/>
          </w:rPr>
          <w:t>lation</w:t>
        </w:r>
      </w:ins>
    </w:p>
    <w:p>
      <w:pPr>
        <w:pStyle w:val="39"/>
        <w:spacing w:after="0"/>
        <w:ind w:firstLine="720"/>
        <w:rPr>
          <w:ins w:id="977" w:author="marcelo" w:date="2023-05-09T20:02:29Z"/>
          <w:rStyle w:val="72"/>
          <w:rFonts w:hint="default"/>
        </w:rPr>
        <w:pPrChange w:id="976" w:author="marcelo" w:date="2023-05-09T20:02:50Z">
          <w:pPr>
            <w:pStyle w:val="39"/>
          </w:pPr>
        </w:pPrChange>
      </w:pPr>
      <w:r>
        <w:rPr>
          <w:rStyle w:val="66"/>
        </w:rPr>
        <w:t>hop.size =</w:t>
      </w:r>
      <w:r>
        <w:rPr>
          <w:rStyle w:val="72"/>
        </w:rPr>
        <w:t xml:space="preserve"> </w:t>
      </w:r>
      <w:r>
        <w:rPr>
          <w:rStyle w:val="44"/>
        </w:rPr>
        <w:t>10</w:t>
      </w:r>
      <w:r>
        <w:rPr>
          <w:rStyle w:val="72"/>
        </w:rPr>
        <w:t xml:space="preserve">, </w:t>
      </w:r>
      <w:ins w:id="978" w:author="marcelo" w:date="2023-05-09T20:03:54Z">
        <w:r>
          <w:rPr>
            <w:rStyle w:val="72"/>
            <w:rFonts w:hint="default"/>
            <w:lang w:val="en-US"/>
          </w:rPr>
          <w:t xml:space="preserve"> </w:t>
        </w:r>
      </w:ins>
      <w:ins w:id="979" w:author="marcelo" w:date="2023-05-09T20:04:28Z">
        <w:r>
          <w:rPr>
            <w:rStyle w:val="72"/>
            <w:rFonts w:hint="default"/>
            <w:lang w:val="en-US"/>
          </w:rPr>
          <w:t xml:space="preserve"># </w:t>
        </w:r>
      </w:ins>
      <w:ins w:id="980" w:author="marcelo" w:date="2023-05-09T20:03:55Z">
        <w:r>
          <w:rPr>
            <w:rStyle w:val="72"/>
            <w:rFonts w:hint="default"/>
            <w:lang w:val="en-US"/>
          </w:rPr>
          <w:t>size</w:t>
        </w:r>
      </w:ins>
      <w:ins w:id="981" w:author="marcelo" w:date="2023-05-09T20:03:58Z">
        <w:r>
          <w:rPr>
            <w:rStyle w:val="72"/>
            <w:rFonts w:hint="default"/>
            <w:lang w:val="en-US"/>
          </w:rPr>
          <w:t xml:space="preserve"> of t</w:t>
        </w:r>
      </w:ins>
      <w:ins w:id="982" w:author="marcelo" w:date="2023-05-09T20:03:59Z">
        <w:r>
          <w:rPr>
            <w:rStyle w:val="72"/>
            <w:rFonts w:hint="default"/>
            <w:lang w:val="en-US"/>
          </w:rPr>
          <w:t>he</w:t>
        </w:r>
      </w:ins>
      <w:ins w:id="983" w:author="marcelo" w:date="2023-05-09T20:04:02Z">
        <w:r>
          <w:rPr>
            <w:rStyle w:val="72"/>
            <w:rFonts w:hint="default"/>
            <w:lang w:val="en-US"/>
          </w:rPr>
          <w:t xml:space="preserve"> spectr</w:t>
        </w:r>
      </w:ins>
      <w:ins w:id="984" w:author="marcelo" w:date="2023-05-09T20:04:03Z">
        <w:r>
          <w:rPr>
            <w:rStyle w:val="72"/>
            <w:rFonts w:hint="default"/>
            <w:lang w:val="en-US"/>
          </w:rPr>
          <w:t>ogram</w:t>
        </w:r>
      </w:ins>
      <w:ins w:id="985" w:author="marcelo" w:date="2023-05-09T20:04:09Z">
        <w:r>
          <w:rPr>
            <w:rStyle w:val="72"/>
            <w:rFonts w:hint="default"/>
            <w:lang w:val="en-US"/>
          </w:rPr>
          <w:t xml:space="preserve"> </w:t>
        </w:r>
      </w:ins>
      <w:ins w:id="986" w:author="marcelo" w:date="2023-05-09T20:04:10Z">
        <w:r>
          <w:rPr>
            <w:rStyle w:val="72"/>
            <w:rFonts w:hint="default"/>
            <w:lang w:val="en-US"/>
          </w:rPr>
          <w:t xml:space="preserve">time window </w:t>
        </w:r>
      </w:ins>
      <w:ins w:id="987" w:author="m" w:date="2023-05-10T12:28:10Z">
        <w:r>
          <w:rPr>
            <w:rStyle w:val="72"/>
            <w:rFonts w:hint="default" w:ascii="Consolas"/>
          </w:rPr>
          <w:t>(</w:t>
        </w:r>
      </w:ins>
      <w:ins w:id="988" w:author="marcelo" w:date="2023-05-09T20:04:11Z">
        <w:del w:id="989" w:author="m" w:date="2023-05-10T12:49:26Z">
          <w:r>
            <w:rPr>
              <w:rStyle w:val="72"/>
              <w:rFonts w:hint="default"/>
              <w:lang w:val="en-US"/>
            </w:rPr>
            <w:delText>in</w:delText>
          </w:r>
        </w:del>
      </w:ins>
      <w:ins w:id="990" w:author="marcelo" w:date="2023-05-09T20:04:11Z">
        <w:del w:id="991" w:author="m" w:date="2023-05-10T12:49:25Z">
          <w:r>
            <w:rPr>
              <w:rStyle w:val="72"/>
              <w:rFonts w:hint="default"/>
              <w:lang w:val="en-US"/>
            </w:rPr>
            <w:delText xml:space="preserve"> </w:delText>
          </w:r>
        </w:del>
      </w:ins>
      <w:ins w:id="992" w:author="marcelo" w:date="2023-05-09T20:04:11Z">
        <w:r>
          <w:rPr>
            <w:rStyle w:val="72"/>
            <w:rFonts w:hint="default"/>
            <w:lang w:val="en-US"/>
          </w:rPr>
          <w:t>m</w:t>
        </w:r>
      </w:ins>
      <w:ins w:id="993" w:author="marcelo" w:date="2023-05-09T20:04:12Z">
        <w:r>
          <w:rPr>
            <w:rStyle w:val="72"/>
            <w:rFonts w:hint="default"/>
            <w:lang w:val="en-US"/>
          </w:rPr>
          <w:t>s</w:t>
        </w:r>
      </w:ins>
      <w:ins w:id="994" w:author="m" w:date="2023-05-10T12:28:13Z">
        <w:r>
          <w:rPr>
            <w:rStyle w:val="72"/>
            <w:rFonts w:hint="default" w:ascii="Consolas"/>
          </w:rPr>
          <w:t>)</w:t>
        </w:r>
      </w:ins>
    </w:p>
    <w:p>
      <w:pPr>
        <w:pStyle w:val="39"/>
        <w:spacing w:after="0"/>
        <w:ind w:firstLine="720"/>
        <w:rPr>
          <w:ins w:id="996" w:author="m" w:date="2023-05-10T12:42:00Z"/>
          <w:rStyle w:val="72"/>
          <w:rFonts w:hint="default" w:ascii="Consolas"/>
        </w:rPr>
        <w:pPrChange w:id="995" w:author="marcelo" w:date="2023-05-09T20:02:50Z">
          <w:pPr>
            <w:pStyle w:val="39"/>
          </w:pPr>
        </w:pPrChange>
      </w:pPr>
      <w:r>
        <w:rPr>
          <w:rStyle w:val="66"/>
        </w:rPr>
        <w:t>ovlp =</w:t>
      </w:r>
      <w:r>
        <w:rPr>
          <w:rStyle w:val="72"/>
        </w:rPr>
        <w:t xml:space="preserve"> </w:t>
      </w:r>
      <w:r>
        <w:rPr>
          <w:rStyle w:val="44"/>
        </w:rPr>
        <w:t>70</w:t>
      </w:r>
      <w:del w:id="997" w:author="m" w:date="2023-05-10T12:41:56Z">
        <w:r>
          <w:rPr>
            <w:rStyle w:val="72"/>
          </w:rPr>
          <w:delText>)</w:delText>
        </w:r>
      </w:del>
      <w:ins w:id="998" w:author="marcelo" w:date="2023-05-10T09:12:06Z">
        <w:r>
          <w:rPr>
            <w:rStyle w:val="72"/>
            <w:rFonts w:hint="default"/>
            <w:lang w:val="en-US"/>
          </w:rPr>
          <w:t xml:space="preserve"> </w:t>
        </w:r>
      </w:ins>
      <w:ins w:id="999" w:author="marcelo" w:date="2023-05-09T20:04:29Z">
        <w:r>
          <w:rPr>
            <w:rStyle w:val="72"/>
            <w:rFonts w:hint="default"/>
            <w:lang w:val="en-US"/>
          </w:rPr>
          <w:t xml:space="preserve"> </w:t>
        </w:r>
      </w:ins>
      <w:ins w:id="1000" w:author="marcelo" w:date="2023-05-09T20:04:30Z">
        <w:r>
          <w:rPr>
            <w:rStyle w:val="72"/>
            <w:rFonts w:hint="default"/>
            <w:lang w:val="en-US"/>
          </w:rPr>
          <w:t>#</w:t>
        </w:r>
      </w:ins>
      <w:ins w:id="1001" w:author="marcelo" w:date="2023-05-09T20:04:40Z">
        <w:r>
          <w:rPr>
            <w:rStyle w:val="72"/>
            <w:rFonts w:hint="default"/>
            <w:lang w:val="en-US"/>
          </w:rPr>
          <w:t xml:space="preserve"> </w:t>
        </w:r>
      </w:ins>
      <w:ins w:id="1002" w:author="marcelo" w:date="2023-05-09T20:04:40Z">
        <w:del w:id="1003" w:author="m" w:date="2023-05-10T12:32:20Z">
          <w:r>
            <w:rPr>
              <w:rStyle w:val="72"/>
              <w:rFonts w:hint="default"/>
              <w:lang w:val="en-US"/>
            </w:rPr>
            <w:delText>overlap</w:delText>
          </w:r>
        </w:del>
      </w:ins>
      <w:ins w:id="1004" w:author="marcelo" w:date="2023-05-09T20:04:41Z">
        <w:del w:id="1005" w:author="m" w:date="2023-05-10T12:32:20Z">
          <w:r>
            <w:rPr>
              <w:rStyle w:val="72"/>
              <w:rFonts w:hint="default"/>
              <w:lang w:val="en-US"/>
            </w:rPr>
            <w:delText xml:space="preserve"> </w:delText>
          </w:r>
        </w:del>
      </w:ins>
      <w:ins w:id="1006" w:author="marcelo" w:date="2023-05-09T20:04:49Z">
        <w:del w:id="1007" w:author="m" w:date="2023-05-10T12:32:20Z">
          <w:r>
            <w:rPr>
              <w:rStyle w:val="72"/>
              <w:rFonts w:hint="default"/>
              <w:lang w:val="en-US"/>
            </w:rPr>
            <w:delText xml:space="preserve">% </w:delText>
          </w:r>
        </w:del>
      </w:ins>
      <w:ins w:id="1008" w:author="marcelo" w:date="2023-05-09T20:04:50Z">
        <w:del w:id="1009" w:author="m" w:date="2023-05-10T12:32:20Z">
          <w:r>
            <w:rPr>
              <w:rStyle w:val="72"/>
              <w:rFonts w:hint="default"/>
              <w:lang w:val="en-US"/>
            </w:rPr>
            <w:delText xml:space="preserve"> </w:delText>
          </w:r>
        </w:del>
      </w:ins>
      <w:ins w:id="1010" w:author="marcelo" w:date="2023-05-09T20:05:05Z">
        <w:del w:id="1011" w:author="m" w:date="2023-05-10T12:32:20Z">
          <w:r>
            <w:rPr>
              <w:rStyle w:val="72"/>
              <w:rFonts w:hint="default"/>
              <w:lang w:val="en-US"/>
            </w:rPr>
            <w:delText>b</w:delText>
          </w:r>
        </w:del>
      </w:ins>
      <w:ins w:id="1012" w:author="marcelo" w:date="2023-05-09T20:05:06Z">
        <w:del w:id="1013" w:author="m" w:date="2023-05-10T12:32:20Z">
          <w:r>
            <w:rPr>
              <w:rStyle w:val="72"/>
              <w:rFonts w:hint="default"/>
              <w:lang w:val="en-US"/>
            </w:rPr>
            <w:delText>etween</w:delText>
          </w:r>
        </w:del>
      </w:ins>
      <w:ins w:id="1014" w:author="marcelo" w:date="2023-05-09T20:05:07Z">
        <w:del w:id="1015" w:author="m" w:date="2023-05-10T12:32:20Z">
          <w:r>
            <w:rPr>
              <w:rStyle w:val="72"/>
              <w:rFonts w:hint="default"/>
              <w:lang w:val="en-US"/>
            </w:rPr>
            <w:delText xml:space="preserve"> </w:delText>
          </w:r>
        </w:del>
      </w:ins>
      <w:ins w:id="1016" w:author="marcelo" w:date="2023-05-09T20:04:50Z">
        <w:del w:id="1017" w:author="m" w:date="2023-05-10T12:32:20Z">
          <w:r>
            <w:rPr>
              <w:rStyle w:val="72"/>
              <w:rFonts w:hint="default"/>
              <w:lang w:val="en-US"/>
            </w:rPr>
            <w:delText>spectrogram time window</w:delText>
          </w:r>
        </w:del>
      </w:ins>
      <w:ins w:id="1018" w:author="marcelo" w:date="2023-05-09T20:04:59Z">
        <w:del w:id="1019" w:author="m" w:date="2023-05-10T12:32:20Z">
          <w:r>
            <w:rPr>
              <w:rStyle w:val="72"/>
              <w:rFonts w:hint="default"/>
              <w:lang w:val="en-US"/>
            </w:rPr>
            <w:delText>s</w:delText>
          </w:r>
        </w:del>
      </w:ins>
      <w:ins w:id="1020" w:author="m" w:date="2023-05-10T12:32:20Z">
        <w:r>
          <w:rPr>
            <w:rStyle w:val="72"/>
            <w:rFonts w:hint="default" w:ascii="Consolas"/>
          </w:rPr>
          <w:t>overlap between spectrogram time windows (%)</w:t>
        </w:r>
      </w:ins>
    </w:p>
    <w:p>
      <w:pPr>
        <w:pStyle w:val="39"/>
        <w:spacing w:after="0"/>
        <w:ind w:firstLine="720"/>
        <w:rPr>
          <w:ins w:id="1022" w:author="m" w:date="2023-05-10T12:53:40Z"/>
          <w:rStyle w:val="72"/>
        </w:rPr>
        <w:pPrChange w:id="1021" w:author="marcelo" w:date="2023-05-09T20:02:50Z">
          <w:pPr>
            <w:pStyle w:val="39"/>
          </w:pPr>
        </w:pPrChange>
      </w:pPr>
      <w:ins w:id="1023" w:author="m" w:date="2023-05-10T12:41:59Z">
        <w:r>
          <w:rPr>
            <w:rStyle w:val="72"/>
            <w:rFonts w:hint="default" w:ascii="Consolas"/>
          </w:rPr>
          <w:t>)</w:t>
        </w:r>
      </w:ins>
      <w:r>
        <w:br w:type="textWrapping"/>
      </w:r>
      <w:r>
        <w:br w:type="textWrapping"/>
      </w:r>
      <w:r>
        <w:rPr>
          <w:rStyle w:val="54"/>
        </w:rPr>
        <w:t># evaluate detection for different correlation thresholds</w:t>
      </w:r>
      <w:r>
        <w:br w:type="textWrapping"/>
      </w:r>
      <w:r>
        <w:rPr>
          <w:rStyle w:val="72"/>
        </w:rPr>
        <w:t xml:space="preserve">opt_detec_train </w:t>
      </w:r>
      <w:r>
        <w:rPr>
          <w:rStyle w:val="58"/>
        </w:rPr>
        <w:t>&lt;-</w:t>
      </w:r>
      <w:r>
        <w:rPr>
          <w:rStyle w:val="72"/>
        </w:rPr>
        <w:t xml:space="preserve"> </w:t>
      </w:r>
      <w:r>
        <w:rPr>
          <w:rStyle w:val="59"/>
        </w:rPr>
        <w:t>optimize_template_detector</w:t>
      </w:r>
      <w:r>
        <w:rPr>
          <w:rStyle w:val="72"/>
        </w:rPr>
        <w:t>(</w:t>
      </w:r>
    </w:p>
    <w:p>
      <w:pPr>
        <w:pStyle w:val="39"/>
        <w:spacing w:after="0"/>
        <w:ind w:firstLine="720"/>
        <w:rPr>
          <w:ins w:id="1025" w:author="m" w:date="2023-05-10T12:16:37Z"/>
          <w:rStyle w:val="72"/>
          <w:rFonts w:hint="default"/>
        </w:rPr>
        <w:pPrChange w:id="1024" w:author="marcelo" w:date="2023-05-09T20:02:50Z">
          <w:pPr>
            <w:pStyle w:val="39"/>
          </w:pPr>
        </w:pPrChange>
      </w:pPr>
      <w:r>
        <w:rPr>
          <w:rStyle w:val="66"/>
        </w:rPr>
        <w:t>reference =</w:t>
      </w:r>
      <w:r>
        <w:rPr>
          <w:rStyle w:val="72"/>
        </w:rPr>
        <w:t xml:space="preserve"> train_ref,</w:t>
      </w:r>
      <w:ins w:id="1026" w:author="m" w:date="2023-05-10T12:16:10Z">
        <w:r>
          <w:rPr>
            <w:rStyle w:val="72"/>
            <w:rFonts w:hint="default" w:ascii="Consolas"/>
          </w:rPr>
          <w:t xml:space="preserve"> </w:t>
        </w:r>
      </w:ins>
      <w:ins w:id="1027" w:author="m" w:date="2023-05-10T12:16:21Z">
        <w:r>
          <w:rPr>
            <w:rStyle w:val="72"/>
            <w:rFonts w:hint="default"/>
            <w:lang w:val="en-US"/>
          </w:rPr>
          <w:t xml:space="preserve"># data frame with </w:t>
        </w:r>
      </w:ins>
      <w:ins w:id="1028" w:author="m" w:date="2023-05-10T12:16:23Z">
        <w:r>
          <w:rPr>
            <w:rStyle w:val="72"/>
            <w:rFonts w:hint="default" w:ascii="Consolas"/>
          </w:rPr>
          <w:t>re</w:t>
        </w:r>
      </w:ins>
      <w:ins w:id="1029" w:author="m" w:date="2023-05-10T12:16:24Z">
        <w:r>
          <w:rPr>
            <w:rStyle w:val="72"/>
            <w:rFonts w:hint="default" w:ascii="Consolas"/>
          </w:rPr>
          <w:t>fer</w:t>
        </w:r>
      </w:ins>
      <w:ins w:id="1030" w:author="m" w:date="2023-05-10T12:16:25Z">
        <w:r>
          <w:rPr>
            <w:rStyle w:val="72"/>
            <w:rFonts w:hint="default" w:ascii="Consolas"/>
          </w:rPr>
          <w:t>enc</w:t>
        </w:r>
      </w:ins>
      <w:ins w:id="1031" w:author="m" w:date="2023-05-10T12:16:26Z">
        <w:r>
          <w:rPr>
            <w:rStyle w:val="72"/>
            <w:rFonts w:hint="default" w:ascii="Consolas"/>
          </w:rPr>
          <w:t xml:space="preserve">e </w:t>
        </w:r>
      </w:ins>
      <w:ins w:id="1032" w:author="m" w:date="2023-05-10T12:16:21Z">
        <w:r>
          <w:rPr>
            <w:rStyle w:val="72"/>
            <w:rFonts w:hint="default"/>
            <w:lang w:val="en-US"/>
          </w:rPr>
          <w:t xml:space="preserve">annotations </w:t>
        </w:r>
      </w:ins>
      <w:r>
        <w:br w:type="textWrapping"/>
      </w:r>
      <w:r>
        <w:rPr>
          <w:rStyle w:val="72"/>
        </w:rPr>
        <w:t xml:space="preserve"> </w:t>
      </w:r>
      <w:ins w:id="1033" w:author="m" w:date="2023-05-10T12:16:34Z">
        <w:r>
          <w:rPr>
            <w:rStyle w:val="72"/>
            <w:rFonts w:hint="default" w:ascii="Consolas"/>
          </w:rPr>
          <w:tab/>
        </w:r>
      </w:ins>
      <w:del w:id="1034" w:author="m" w:date="2023-05-10T12:16:33Z">
        <w:r>
          <w:rPr>
            <w:rStyle w:val="72"/>
          </w:rPr>
          <w:delText xml:space="preserve">   </w:delText>
        </w:r>
      </w:del>
      <w:r>
        <w:rPr>
          <w:rStyle w:val="66"/>
        </w:rPr>
        <w:t>template.correlations =</w:t>
      </w:r>
      <w:r>
        <w:rPr>
          <w:rStyle w:val="72"/>
        </w:rPr>
        <w:t xml:space="preserve"> corr_templ_train, </w:t>
      </w:r>
      <w:ins w:id="1035" w:author="m" w:date="2023-05-10T12:16:43Z">
        <w:r>
          <w:rPr>
            <w:rStyle w:val="72"/>
            <w:rFonts w:hint="default" w:ascii="Consolas"/>
          </w:rPr>
          <w:t xml:space="preserve"># </w:t>
        </w:r>
      </w:ins>
      <w:ins w:id="1036" w:author="m" w:date="2023-05-10T12:16:44Z">
        <w:r>
          <w:rPr>
            <w:rStyle w:val="72"/>
            <w:rFonts w:hint="default" w:ascii="Consolas"/>
          </w:rPr>
          <w:t>o</w:t>
        </w:r>
      </w:ins>
      <w:ins w:id="1037" w:author="m" w:date="2023-05-10T12:16:45Z">
        <w:r>
          <w:rPr>
            <w:rStyle w:val="72"/>
            <w:rFonts w:hint="default" w:ascii="Consolas"/>
          </w:rPr>
          <w:t xml:space="preserve">utput </w:t>
        </w:r>
      </w:ins>
      <w:ins w:id="1038" w:author="m" w:date="2023-05-10T12:16:47Z">
        <w:r>
          <w:rPr>
            <w:rStyle w:val="72"/>
            <w:rFonts w:hint="default" w:ascii="Consolas"/>
          </w:rPr>
          <w:t>from</w:t>
        </w:r>
      </w:ins>
      <w:ins w:id="1039" w:author="m" w:date="2023-05-10T12:16:55Z">
        <w:r>
          <w:rPr>
            <w:rStyle w:val="72"/>
            <w:rFonts w:hint="default" w:ascii="Consolas"/>
          </w:rPr>
          <w:t xml:space="preserve"> </w:t>
        </w:r>
      </w:ins>
      <w:ins w:id="1040" w:author="m" w:date="2023-05-10T12:16:56Z">
        <w:r>
          <w:rPr>
            <w:rStyle w:val="59"/>
          </w:rPr>
          <w:t>template_correlator</w:t>
        </w:r>
      </w:ins>
      <w:ins w:id="1041" w:author="m" w:date="2023-05-10T12:16:56Z">
        <w:r>
          <w:rPr>
            <w:rStyle w:val="59"/>
            <w:rFonts w:hint="default" w:ascii="Consolas"/>
          </w:rPr>
          <w:t>(</w:t>
        </w:r>
      </w:ins>
      <w:ins w:id="1042" w:author="m" w:date="2023-05-10T12:16:57Z">
        <w:r>
          <w:rPr>
            <w:rStyle w:val="59"/>
            <w:rFonts w:hint="default" w:ascii="Consolas"/>
          </w:rPr>
          <w:t>)</w:t>
        </w:r>
      </w:ins>
    </w:p>
    <w:p>
      <w:pPr>
        <w:pStyle w:val="39"/>
        <w:spacing w:after="0"/>
        <w:ind w:firstLine="720"/>
        <w:rPr>
          <w:ins w:id="1044" w:author="m" w:date="2023-05-10T12:41:52Z"/>
          <w:rStyle w:val="72"/>
          <w:rFonts w:hint="default" w:ascii="Consolas"/>
        </w:rPr>
        <w:pPrChange w:id="1043" w:author="marcelo" w:date="2023-05-09T20:02:50Z">
          <w:pPr>
            <w:pStyle w:val="39"/>
          </w:pPr>
        </w:pPrChange>
      </w:pPr>
      <w:r>
        <w:rPr>
          <w:rStyle w:val="66"/>
        </w:rPr>
        <w:t>threshold =</w:t>
      </w:r>
      <w:r>
        <w:rPr>
          <w:rStyle w:val="72"/>
        </w:rPr>
        <w:t xml:space="preserve"> </w:t>
      </w:r>
      <w:r>
        <w:rPr>
          <w:rStyle w:val="59"/>
        </w:rPr>
        <w:t>seq</w:t>
      </w:r>
      <w:r>
        <w:rPr>
          <w:rStyle w:val="72"/>
        </w:rPr>
        <w:t>(</w:t>
      </w:r>
      <w:r>
        <w:rPr>
          <w:rStyle w:val="46"/>
        </w:rPr>
        <w:t>0.05</w:t>
      </w:r>
      <w:r>
        <w:rPr>
          <w:rStyle w:val="72"/>
        </w:rPr>
        <w:t xml:space="preserve">, </w:t>
      </w:r>
      <w:r>
        <w:rPr>
          <w:rStyle w:val="46"/>
        </w:rPr>
        <w:t>0.5</w:t>
      </w:r>
      <w:r>
        <w:rPr>
          <w:rStyle w:val="72"/>
        </w:rPr>
        <w:t xml:space="preserve">, </w:t>
      </w:r>
      <w:r>
        <w:rPr>
          <w:rStyle w:val="46"/>
        </w:rPr>
        <w:t>0.01</w:t>
      </w:r>
      <w:del w:id="1045" w:author="m" w:date="2023-05-10T12:41:50Z">
        <w:r>
          <w:rPr>
            <w:rStyle w:val="72"/>
          </w:rPr>
          <w:delText>)</w:delText>
        </w:r>
      </w:del>
      <w:r>
        <w:rPr>
          <w:rStyle w:val="72"/>
        </w:rPr>
        <w:t>)</w:t>
      </w:r>
      <w:ins w:id="1046" w:author="m" w:date="2023-05-10T12:17:00Z">
        <w:r>
          <w:rPr>
            <w:rStyle w:val="72"/>
            <w:rFonts w:hint="default" w:ascii="Consolas"/>
          </w:rPr>
          <w:t xml:space="preserve"> </w:t>
        </w:r>
      </w:ins>
      <w:ins w:id="1047" w:author="m" w:date="2023-05-10T12:17:02Z">
        <w:r>
          <w:rPr>
            <w:rStyle w:val="72"/>
            <w:rFonts w:hint="default" w:ascii="Consolas"/>
          </w:rPr>
          <w:t xml:space="preserve"> #</w:t>
        </w:r>
      </w:ins>
      <w:ins w:id="1048" w:author="m" w:date="2023-05-10T12:17:03Z">
        <w:r>
          <w:rPr>
            <w:rStyle w:val="72"/>
            <w:rFonts w:hint="default" w:ascii="Consolas"/>
          </w:rPr>
          <w:t xml:space="preserve"> </w:t>
        </w:r>
      </w:ins>
      <w:ins w:id="1049" w:author="m" w:date="2023-05-10T12:33:20Z">
        <w:r>
          <w:rPr>
            <w:rStyle w:val="72"/>
            <w:rFonts w:hint="default" w:ascii="Consolas"/>
          </w:rPr>
          <w:t>c</w:t>
        </w:r>
      </w:ins>
      <w:ins w:id="1050" w:author="m" w:date="2023-05-10T12:33:21Z">
        <w:r>
          <w:rPr>
            <w:rStyle w:val="72"/>
            <w:rFonts w:hint="default" w:ascii="Consolas"/>
          </w:rPr>
          <w:t>orrela</w:t>
        </w:r>
      </w:ins>
      <w:ins w:id="1051" w:author="m" w:date="2023-05-10T12:33:22Z">
        <w:r>
          <w:rPr>
            <w:rStyle w:val="72"/>
            <w:rFonts w:hint="default" w:ascii="Consolas"/>
          </w:rPr>
          <w:t xml:space="preserve">tion </w:t>
        </w:r>
      </w:ins>
      <w:ins w:id="1052" w:author="m" w:date="2023-05-10T12:17:03Z">
        <w:r>
          <w:rPr>
            <w:rStyle w:val="72"/>
            <w:rFonts w:hint="default" w:ascii="Consolas"/>
          </w:rPr>
          <w:t>tr</w:t>
        </w:r>
      </w:ins>
      <w:ins w:id="1053" w:author="m" w:date="2023-05-10T12:17:04Z">
        <w:r>
          <w:rPr>
            <w:rStyle w:val="72"/>
            <w:rFonts w:hint="default" w:ascii="Consolas"/>
          </w:rPr>
          <w:t>eshol</w:t>
        </w:r>
      </w:ins>
      <w:ins w:id="1054" w:author="m" w:date="2023-05-10T12:17:05Z">
        <w:r>
          <w:rPr>
            <w:rStyle w:val="72"/>
            <w:rFonts w:hint="default" w:ascii="Consolas"/>
          </w:rPr>
          <w:t>d va</w:t>
        </w:r>
      </w:ins>
      <w:ins w:id="1055" w:author="m" w:date="2023-05-10T12:17:06Z">
        <w:r>
          <w:rPr>
            <w:rStyle w:val="72"/>
            <w:rFonts w:hint="default" w:ascii="Consolas"/>
          </w:rPr>
          <w:t xml:space="preserve">lues to </w:t>
        </w:r>
      </w:ins>
      <w:ins w:id="1056" w:author="m" w:date="2023-05-10T12:17:07Z">
        <w:r>
          <w:rPr>
            <w:rStyle w:val="72"/>
            <w:rFonts w:hint="default" w:ascii="Consolas"/>
          </w:rPr>
          <w:t>evalu</w:t>
        </w:r>
      </w:ins>
      <w:ins w:id="1057" w:author="m" w:date="2023-05-10T12:17:12Z">
        <w:r>
          <w:rPr>
            <w:rStyle w:val="72"/>
            <w:rFonts w:hint="default" w:ascii="Consolas"/>
          </w:rPr>
          <w:t>a</w:t>
        </w:r>
      </w:ins>
      <w:ins w:id="1058" w:author="m" w:date="2023-05-10T12:17:15Z">
        <w:r>
          <w:rPr>
            <w:rStyle w:val="72"/>
            <w:rFonts w:hint="default" w:ascii="Consolas"/>
          </w:rPr>
          <w:t>te</w:t>
        </w:r>
      </w:ins>
    </w:p>
    <w:p>
      <w:pPr>
        <w:pStyle w:val="39"/>
        <w:spacing w:after="0"/>
        <w:ind w:firstLine="720"/>
        <w:rPr>
          <w:rFonts w:hint="default"/>
        </w:rPr>
        <w:pPrChange w:id="1059" w:author="marcelo" w:date="2023-05-09T20:02:50Z">
          <w:pPr>
            <w:pStyle w:val="39"/>
          </w:pPr>
        </w:pPrChange>
      </w:pPr>
      <w:ins w:id="1060" w:author="m" w:date="2023-05-10T12:41:52Z">
        <w:r>
          <w:rPr>
            <w:rStyle w:val="72"/>
            <w:rFonts w:hint="default" w:ascii="Consolas"/>
          </w:rPr>
          <w:t>)</w:t>
        </w:r>
      </w:ins>
    </w:p>
    <w:p>
      <w:pPr>
        <w:pStyle w:val="3"/>
        <w:rPr>
          <w:rFonts w:hint="default" w:ascii="Source Sans Pro" w:hAnsi="Source Sans Pro" w:cs="Source Sans Pro"/>
          <w:color w:val="auto"/>
          <w:sz w:val="24"/>
          <w:szCs w:val="24"/>
        </w:rPr>
      </w:pP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Note that the correlation vectors are estimated first (i.e., vectors of correlation values across sound files, </w:t>
      </w:r>
      <w:r>
        <w:rPr>
          <w:rStyle w:val="38"/>
          <w:rFonts w:hint="default" w:ascii="Source Sans Pro" w:hAnsi="Source Sans Pro" w:cs="Source Sans Pro"/>
          <w:color w:val="auto"/>
          <w:sz w:val="24"/>
          <w:szCs w:val="24"/>
        </w:rPr>
        <w:t>template_correlator</w:t>
      </w:r>
      <w:r>
        <w:rPr>
          <w:rFonts w:hint="default" w:ascii="Source Sans Pro" w:hAnsi="Source Sans Pro" w:cs="Source Sans Pro"/>
          <w:color w:val="auto"/>
          <w:sz w:val="24"/>
          <w:szCs w:val="24"/>
        </w:rPr>
        <w:t>), and then the correlation thresholds are optimized on these vectors (</w:t>
      </w:r>
      <w:r>
        <w:rPr>
          <w:rStyle w:val="38"/>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The output of </w:t>
      </w:r>
      <w:r>
        <w:rPr>
          <w:rStyle w:val="38"/>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contains the detection performance indices for each combination of templates and thresholds. Table </w:t>
      </w: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shows the two highest performance runs</w:t>
      </w:r>
      <w:ins w:id="1061" w:author="m" w:date="2023-05-08T17:16:51Z">
        <w:r>
          <w:rPr>
            <w:rFonts w:hint="default" w:ascii="Source Sans Pro" w:hAnsi="Source Sans Pro" w:cs="Source Sans Pro"/>
            <w:color w:val="auto"/>
            <w:sz w:val="24"/>
            <w:szCs w:val="24"/>
          </w:rPr>
          <w:t xml:space="preserve"> </w:t>
        </w:r>
      </w:ins>
      <w:ins w:id="1062" w:author="m" w:date="2023-05-08T17:16:52Z">
        <w:r>
          <w:rPr>
            <w:rFonts w:hint="default" w:ascii="Source Sans Pro" w:hAnsi="Source Sans Pro" w:cs="Source Sans Pro"/>
            <w:color w:val="auto"/>
            <w:sz w:val="24"/>
            <w:szCs w:val="24"/>
          </w:rPr>
          <w:t>(identified as the highest f1 score)</w:t>
        </w:r>
      </w:ins>
      <w:r>
        <w:rPr>
          <w:rFonts w:hint="default" w:ascii="Source Sans Pro" w:hAnsi="Source Sans Pro" w:cs="Source Sans Pro"/>
          <w:color w:val="auto"/>
          <w:sz w:val="24"/>
          <w:szCs w:val="24"/>
        </w:rPr>
        <w:t xml:space="preserve"> for each template.</w:t>
      </w:r>
    </w:p>
    <w:p>
      <w:pPr>
        <w:pStyle w:val="3"/>
        <w:rPr>
          <w:rFonts w:hint="default" w:ascii="Source Sans Pro" w:hAnsi="Source Sans Pro" w:cs="Source Sans Pro"/>
          <w:i/>
          <w:iCs/>
          <w:color w:val="auto"/>
          <w:sz w:val="24"/>
          <w:szCs w:val="24"/>
        </w:rPr>
      </w:pPr>
      <w:r>
        <w:rPr>
          <w:rFonts w:hint="default" w:ascii="Source Sans Pro" w:hAnsi="Source Sans Pro" w:cs="Source Sans Pro"/>
          <w:i/>
          <w:iCs/>
          <w:color w:val="auto"/>
          <w:sz w:val="24"/>
          <w:szCs w:val="24"/>
          <w:lang w:val="en-US"/>
        </w:rPr>
        <w:t xml:space="preserve">Table 1. </w:t>
      </w:r>
      <w:r>
        <w:rPr>
          <w:rFonts w:hint="default" w:ascii="Source Sans Pro" w:hAnsi="Source Sans Pro" w:cs="Source Sans Pro"/>
          <w:i/>
          <w:iCs/>
          <w:color w:val="auto"/>
          <w:sz w:val="24"/>
          <w:szCs w:val="24"/>
        </w:rPr>
        <w:t>Performance diagnostic of template-based detections using four templates across several threshold values. Only the two highest performance iterations for each template are shown.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1066"/>
        <w:gridCol w:w="1325"/>
        <w:gridCol w:w="1371"/>
        <w:gridCol w:w="1427"/>
        <w:gridCol w:w="842"/>
        <w:gridCol w:w="1020"/>
        <w:gridCol w:w="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threshold </w:t>
            </w:r>
          </w:p>
        </w:tc>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templates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true.positives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false.positives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false.negatives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recall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precision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b/>
                <w:bCs/>
                <w:color w:val="000000"/>
                <w:kern w:val="0"/>
                <w:sz w:val="18"/>
                <w:szCs w:val="18"/>
                <w:lang w:val="en-US" w:eastAsia="zh-CN" w:bidi="ar"/>
              </w:rPr>
              <w:t xml:space="preserve">f1.score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81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0.988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0.994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80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0.988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0.994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77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4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0.951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0.969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80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5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0.988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0.941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0.964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0.40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79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2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0.975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0.35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80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0.988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0.976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0.982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templ-3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77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2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4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0.951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0.975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0.40 </w:t>
            </w:r>
          </w:p>
        </w:tc>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templ-3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79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5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2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0.975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0.940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vertAlign w:val="baseline"/>
              </w:rPr>
            </w:pPr>
            <w:r>
              <w:rPr>
                <w:rFonts w:hint="default" w:ascii="Source Sans Pro" w:hAnsi="Source Sans Pro" w:eastAsia="SimSun" w:cs="Source Sans Pro"/>
                <w:color w:val="000000"/>
                <w:kern w:val="0"/>
                <w:sz w:val="18"/>
                <w:szCs w:val="18"/>
                <w:lang w:val="en-US" w:eastAsia="zh-CN" w:bidi="ar"/>
              </w:rPr>
              <w:t xml:space="preserve">0.958 </w:t>
            </w:r>
          </w:p>
        </w:tc>
      </w:tr>
    </w:tbl>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can explore the performance of each template in more detail by looking at the change in F1 score across thresholds (F</w:t>
      </w:r>
      <w:r>
        <w:rPr>
          <w:rFonts w:hint="default" w:ascii="Source Sans Pro" w:hAnsi="Source Sans Pro" w:cs="Source Sans Pro"/>
          <w:color w:val="auto"/>
          <w:sz w:val="24"/>
          <w:szCs w:val="24"/>
          <w:lang w:val="en-US"/>
        </w:rPr>
        <w:t>ig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3</w:t>
      </w:r>
      <w:r>
        <w:rPr>
          <w:rFonts w:hint="default" w:ascii="Source Sans Pro" w:hAnsi="Source Sans Pro" w:cs="Source Sans Pro"/>
          <w:color w:val="auto"/>
          <w:sz w:val="24"/>
          <w:szCs w:val="24"/>
        </w:rPr>
        <w:t>).</w:t>
      </w:r>
    </w:p>
    <w:p>
      <w:pPr>
        <w:pStyle w:val="37"/>
        <w:rPr>
          <w:rFonts w:hint="default" w:ascii="Source Sans Pro" w:hAnsi="Source Sans Pro" w:cs="Source Sans Pro"/>
          <w:color w:val="auto"/>
          <w:sz w:val="24"/>
          <w:szCs w:val="24"/>
        </w:rPr>
      </w:pPr>
      <w:r>
        <w:drawing>
          <wp:inline distT="0" distB="0" distL="114300" distR="114300">
            <wp:extent cx="5603240" cy="245173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603240" cy="2451735"/>
                    </a:xfrm>
                    <a:prstGeom prst="rect">
                      <a:avLst/>
                    </a:prstGeom>
                    <a:noFill/>
                    <a:ln>
                      <a:noFill/>
                    </a:ln>
                  </pic:spPr>
                </pic:pic>
              </a:graphicData>
            </a:graphic>
          </wp:inline>
        </w:drawing>
      </w:r>
    </w:p>
    <w:p>
      <w:pPr>
        <w:pStyle w:val="35"/>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 3</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C</w:t>
      </w:r>
      <w:r>
        <w:rPr>
          <w:rFonts w:hint="default" w:ascii="Source Sans Pro" w:hAnsi="Source Sans Pro" w:cs="Source Sans Pro"/>
          <w:color w:val="auto"/>
          <w:sz w:val="24"/>
          <w:szCs w:val="24"/>
        </w:rPr>
        <w:t xml:space="preserve">hanges in F1 score across the range of </w:t>
      </w:r>
      <w:r>
        <w:rPr>
          <w:rFonts w:hint="default" w:ascii="Source Sans Pro" w:hAnsi="Source Sans Pro" w:cs="Source Sans Pro"/>
          <w:color w:val="auto"/>
          <w:sz w:val="24"/>
          <w:szCs w:val="24"/>
          <w:lang w:val="en-US"/>
        </w:rPr>
        <w:t xml:space="preserve">cross-correlation </w:t>
      </w:r>
      <w:r>
        <w:rPr>
          <w:rFonts w:hint="default" w:ascii="Source Sans Pro" w:hAnsi="Source Sans Pro" w:cs="Source Sans Pro"/>
          <w:color w:val="auto"/>
          <w:sz w:val="24"/>
          <w:szCs w:val="24"/>
        </w:rPr>
        <w:t>threshold values</w:t>
      </w:r>
      <w:r>
        <w:rPr>
          <w:rFonts w:hint="default" w:ascii="Source Sans Pro" w:hAnsi="Source Sans Pro" w:cs="Source Sans Pro"/>
          <w:color w:val="auto"/>
          <w:sz w:val="24"/>
          <w:szCs w:val="24"/>
          <w:lang w:val="en-US"/>
        </w:rPr>
        <w:t xml:space="preserve"> for four sound templates.</w:t>
      </w:r>
    </w:p>
    <w:p>
      <w:pPr>
        <w:pStyle w:val="3"/>
        <w:rPr>
          <w:del w:id="1063" w:author="m" w:date="2023-05-10T12:58:49Z"/>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example, the "centroid" template produced the best performance (</w:t>
      </w:r>
      <w:r>
        <w:rPr>
          <w:rFonts w:hint="default" w:ascii="Source Sans Pro" w:hAnsi="Source Sans Pro" w:cs="Source Sans Pro"/>
          <w:color w:val="auto"/>
          <w:sz w:val="24"/>
          <w:szCs w:val="24"/>
          <w:lang w:val="en-US"/>
        </w:rPr>
        <w:t>although not drastically different from other templates; Table 1; Fig. 3</w:t>
      </w:r>
      <w:r>
        <w:rPr>
          <w:rFonts w:hint="default" w:ascii="Source Sans Pro" w:hAnsi="Source Sans Pro" w:cs="Source Sans Pro"/>
          <w:color w:val="auto"/>
          <w:sz w:val="24"/>
          <w:szCs w:val="24"/>
        </w:rPr>
        <w:t>). Hence, we will use this template for detecting calls on the rest of the data. The following code extracts this template from the reference annotation table and uses it to find inquiry calls on the testing data set:</w:t>
      </w:r>
    </w:p>
    <w:p>
      <w:pPr>
        <w:pStyle w:val="3"/>
        <w:rPr>
          <w:rFonts w:hint="default" w:ascii="Source Sans Pro" w:hAnsi="Source Sans Pro" w:cs="Source Sans Pro"/>
          <w:color w:val="auto"/>
          <w:sz w:val="24"/>
          <w:szCs w:val="24"/>
        </w:rPr>
      </w:pPr>
    </w:p>
    <w:p>
      <w:pPr>
        <w:pStyle w:val="39"/>
        <w:keepNext w:val="0"/>
        <w:keepLines w:val="0"/>
        <w:pageBreakBefore w:val="0"/>
        <w:widowControl/>
        <w:kinsoku/>
        <w:wordWrap w:val="0"/>
        <w:overflowPunct/>
        <w:topLinePunct w:val="0"/>
        <w:autoSpaceDE/>
        <w:autoSpaceDN/>
        <w:bidi w:val="0"/>
        <w:adjustRightInd/>
        <w:snapToGrid/>
        <w:spacing w:after="0"/>
        <w:textAlignment w:val="auto"/>
        <w:rPr>
          <w:rStyle w:val="72"/>
        </w:rPr>
      </w:pPr>
      <w:r>
        <w:rPr>
          <w:rStyle w:val="54"/>
        </w:rPr>
        <w:t># get correlation vectors for test files</w:t>
      </w:r>
      <w:r>
        <w:br w:type="textWrapping"/>
      </w:r>
      <w:r>
        <w:rPr>
          <w:rStyle w:val="72"/>
        </w:rPr>
        <w:t xml:space="preserve">corr_templ_test </w:t>
      </w:r>
      <w:r>
        <w:rPr>
          <w:rStyle w:val="58"/>
        </w:rPr>
        <w:t>&lt;-</w:t>
      </w:r>
      <w:r>
        <w:rPr>
          <w:rStyle w:val="72"/>
        </w:rPr>
        <w:t xml:space="preserve"> </w:t>
      </w:r>
      <w:r>
        <w:rPr>
          <w:rStyle w:val="59"/>
        </w:rPr>
        <w:t>template_correlator</w:t>
      </w:r>
      <w:r>
        <w:rPr>
          <w:rStyle w:val="72"/>
        </w:rPr>
        <w:t>(</w:t>
      </w:r>
    </w:p>
    <w:p>
      <w:pPr>
        <w:pStyle w:val="39"/>
        <w:keepNext w:val="0"/>
        <w:keepLines w:val="0"/>
        <w:pageBreakBefore w:val="0"/>
        <w:widowControl/>
        <w:kinsoku/>
        <w:wordWrap w:val="0"/>
        <w:overflowPunct/>
        <w:topLinePunct w:val="0"/>
        <w:autoSpaceDE/>
        <w:autoSpaceDN/>
        <w:bidi w:val="0"/>
        <w:adjustRightInd/>
        <w:snapToGrid/>
        <w:spacing w:after="0"/>
        <w:textAlignment w:val="auto"/>
        <w:rPr>
          <w:rStyle w:val="72"/>
        </w:rPr>
      </w:pPr>
      <w:r>
        <w:rPr>
          <w:rStyle w:val="66"/>
        </w:rPr>
        <w:t>templates =</w:t>
      </w:r>
      <w:r>
        <w:rPr>
          <w:rStyle w:val="72"/>
        </w:rPr>
        <w:t xml:space="preserve"> templates[templates</w:t>
      </w:r>
      <w:r>
        <w:rPr>
          <w:rStyle w:val="49"/>
        </w:rPr>
        <w:t>$</w:t>
      </w:r>
      <w:r>
        <w:rPr>
          <w:rStyle w:val="72"/>
        </w:rPr>
        <w:t xml:space="preserve">sound.file </w:t>
      </w:r>
      <w:r>
        <w:rPr>
          <w:rStyle w:val="49"/>
        </w:rPr>
        <w:t>==</w:t>
      </w:r>
      <w:r>
        <w:rPr>
          <w:rStyle w:val="49"/>
          <w:rFonts w:hint="default" w:ascii="Consolas"/>
        </w:rPr>
        <w:t xml:space="preserve"> </w:t>
      </w:r>
      <w:r>
        <w:rPr>
          <w:rStyle w:val="50"/>
        </w:rPr>
        <w:t>"centroid"</w:t>
      </w:r>
      <w:r>
        <w:rPr>
          <w:rStyle w:val="72"/>
        </w:rPr>
        <w:t>, ],</w:t>
      </w:r>
      <w:r>
        <w:rPr>
          <w:rStyle w:val="72"/>
          <w:rFonts w:hint="default" w:ascii="Consolas"/>
        </w:rPr>
        <w:t xml:space="preserve"> </w:t>
      </w:r>
      <w:ins w:id="1064" w:author="m" w:date="2023-05-10T12:26:57Z">
        <w:r>
          <w:rPr>
            <w:rStyle w:val="72"/>
            <w:rFonts w:hint="default" w:ascii="Consolas"/>
          </w:rPr>
          <w:t># template annotation</w:t>
        </w:r>
      </w:ins>
      <w:r>
        <w:rPr>
          <w:rStyle w:val="72"/>
        </w:rPr>
        <w:t xml:space="preserve"> </w:t>
      </w:r>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rStyle w:val="72"/>
          <w:rFonts w:hint="default"/>
        </w:rPr>
      </w:pPr>
      <w:r>
        <w:rPr>
          <w:rStyle w:val="66"/>
        </w:rPr>
        <w:t>path =</w:t>
      </w:r>
      <w:r>
        <w:rPr>
          <w:rStyle w:val="72"/>
        </w:rPr>
        <w:t xml:space="preserve"> data_path, </w:t>
      </w:r>
      <w:ins w:id="1065" w:author="m" w:date="2023-05-10T12:27:00Z">
        <w:r>
          <w:rPr>
            <w:rStyle w:val="72"/>
            <w:rFonts w:hint="default" w:ascii="Consolas"/>
          </w:rPr>
          <w:t xml:space="preserve"># </w:t>
        </w:r>
      </w:ins>
      <w:ins w:id="1066" w:author="m" w:date="2023-05-10T12:27:01Z">
        <w:r>
          <w:rPr>
            <w:rStyle w:val="72"/>
            <w:rFonts w:hint="default" w:ascii="Consolas"/>
          </w:rPr>
          <w:t>sou</w:t>
        </w:r>
      </w:ins>
      <w:ins w:id="1067" w:author="m" w:date="2023-05-10T12:27:02Z">
        <w:r>
          <w:rPr>
            <w:rStyle w:val="72"/>
            <w:rFonts w:hint="default" w:ascii="Consolas"/>
          </w:rPr>
          <w:t xml:space="preserve">nd file </w:t>
        </w:r>
      </w:ins>
      <w:ins w:id="1068" w:author="m" w:date="2023-05-10T12:27:03Z">
        <w:r>
          <w:rPr>
            <w:rStyle w:val="72"/>
            <w:rFonts w:hint="default" w:ascii="Consolas"/>
          </w:rPr>
          <w:t>dire</w:t>
        </w:r>
      </w:ins>
      <w:ins w:id="1069" w:author="m" w:date="2023-05-10T12:27:04Z">
        <w:r>
          <w:rPr>
            <w:rStyle w:val="72"/>
            <w:rFonts w:hint="default" w:ascii="Consolas"/>
          </w:rPr>
          <w:t>ctory</w:t>
        </w:r>
      </w:ins>
    </w:p>
    <w:p>
      <w:pPr>
        <w:pStyle w:val="39"/>
        <w:keepNext w:val="0"/>
        <w:keepLines w:val="0"/>
        <w:pageBreakBefore w:val="0"/>
        <w:widowControl/>
        <w:kinsoku/>
        <w:wordWrap/>
        <w:overflowPunct/>
        <w:topLinePunct w:val="0"/>
        <w:autoSpaceDE/>
        <w:autoSpaceDN/>
        <w:bidi w:val="0"/>
        <w:adjustRightInd/>
        <w:snapToGrid/>
        <w:spacing w:after="0"/>
        <w:ind w:firstLine="720" w:firstLineChars="0"/>
        <w:textAlignment w:val="auto"/>
        <w:rPr>
          <w:rStyle w:val="72"/>
          <w:rFonts w:hint="default"/>
        </w:rPr>
        <w:pPrChange w:id="1070" w:author="m" w:date="2023-05-10T12:27:24Z">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pPr>
        </w:pPrChange>
      </w:pPr>
      <w:r>
        <w:rPr>
          <w:rStyle w:val="66"/>
        </w:rPr>
        <w:t>files =</w:t>
      </w:r>
      <w:r>
        <w:rPr>
          <w:rStyle w:val="72"/>
        </w:rPr>
        <w:t xml:space="preserve"> </w:t>
      </w:r>
      <w:r>
        <w:rPr>
          <w:rStyle w:val="59"/>
        </w:rPr>
        <w:t>unique</w:t>
      </w:r>
      <w:r>
        <w:rPr>
          <w:rStyle w:val="72"/>
        </w:rPr>
        <w:t>(test_ref</w:t>
      </w:r>
      <w:r>
        <w:rPr>
          <w:rStyle w:val="49"/>
        </w:rPr>
        <w:t>$</w:t>
      </w:r>
      <w:r>
        <w:rPr>
          <w:rStyle w:val="72"/>
        </w:rPr>
        <w:t>sound.files),</w:t>
      </w:r>
      <w:ins w:id="1071" w:author="m" w:date="2023-05-10T12:27:06Z">
        <w:r>
          <w:rPr>
            <w:rStyle w:val="72"/>
            <w:rFonts w:hint="default" w:ascii="Consolas"/>
          </w:rPr>
          <w:t xml:space="preserve"> </w:t>
        </w:r>
      </w:ins>
      <w:ins w:id="1072" w:author="m" w:date="2023-05-10T12:27:22Z">
        <w:r>
          <w:rPr>
            <w:rStyle w:val="72"/>
            <w:rFonts w:hint="default"/>
            <w:lang w:val="en-US"/>
          </w:rPr>
          <w:t xml:space="preserve"> # set of files in which to run correlation</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rStyle w:val="72"/>
        </w:rPr>
      </w:pPr>
      <w:r>
        <w:rPr>
          <w:rStyle w:val="66"/>
        </w:rPr>
        <w:t>hop.size =</w:t>
      </w:r>
      <w:r>
        <w:rPr>
          <w:rStyle w:val="72"/>
        </w:rPr>
        <w:t xml:space="preserve"> </w:t>
      </w:r>
      <w:r>
        <w:rPr>
          <w:rStyle w:val="44"/>
        </w:rPr>
        <w:t>10</w:t>
      </w:r>
      <w:r>
        <w:rPr>
          <w:rStyle w:val="72"/>
        </w:rPr>
        <w:t xml:space="preserve">, </w:t>
      </w:r>
      <w:ins w:id="1073" w:author="m" w:date="2023-05-10T12:28:19Z">
        <w:r>
          <w:rPr>
            <w:rStyle w:val="72"/>
            <w:rFonts w:hint="default"/>
            <w:lang w:val="en-US"/>
          </w:rPr>
          <w:t xml:space="preserve"># size of the spectrogram time window </w:t>
        </w:r>
      </w:ins>
      <w:ins w:id="1074" w:author="m" w:date="2023-05-10T12:28:19Z">
        <w:r>
          <w:rPr>
            <w:rStyle w:val="72"/>
            <w:rFonts w:hint="default" w:ascii="Consolas"/>
          </w:rPr>
          <w:t>(</w:t>
        </w:r>
      </w:ins>
      <w:ins w:id="1075" w:author="m" w:date="2023-05-10T12:28:19Z">
        <w:r>
          <w:rPr>
            <w:rStyle w:val="72"/>
            <w:rFonts w:hint="default"/>
            <w:lang w:val="en-US"/>
          </w:rPr>
          <w:t>ms</w:t>
        </w:r>
      </w:ins>
      <w:ins w:id="1076" w:author="m" w:date="2023-05-10T12:28:19Z">
        <w:r>
          <w:rPr>
            <w:rStyle w:val="72"/>
            <w:rFonts w:hint="default" w:ascii="Consolas"/>
          </w:rPr>
          <w:t>)</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ins w:id="1077" w:author="m" w:date="2023-05-10T12:34:27Z"/>
          <w:rStyle w:val="72"/>
          <w:rFonts w:hint="default" w:ascii="Consolas"/>
        </w:rPr>
      </w:pPr>
      <w:r>
        <w:rPr>
          <w:rStyle w:val="66"/>
        </w:rPr>
        <w:t>ovlp =</w:t>
      </w:r>
      <w:r>
        <w:rPr>
          <w:rStyle w:val="72"/>
        </w:rPr>
        <w:t xml:space="preserve"> </w:t>
      </w:r>
      <w:r>
        <w:rPr>
          <w:rStyle w:val="44"/>
        </w:rPr>
        <w:t>70</w:t>
      </w:r>
      <w:ins w:id="1078" w:author="m" w:date="2023-05-10T12:34:17Z">
        <w:r>
          <w:rPr>
            <w:rStyle w:val="44"/>
            <w:rFonts w:hint="default" w:ascii="Consolas"/>
          </w:rPr>
          <w:t xml:space="preserve">  </w:t>
        </w:r>
      </w:ins>
      <w:del w:id="1079" w:author="m" w:date="2023-05-10T12:34:16Z">
        <w:r>
          <w:rPr>
            <w:rStyle w:val="72"/>
          </w:rPr>
          <w:delText>)</w:delText>
        </w:r>
      </w:del>
      <w:ins w:id="1080" w:author="m" w:date="2023-05-10T12:27:41Z">
        <w:r>
          <w:rPr>
            <w:rStyle w:val="72"/>
            <w:rFonts w:hint="default"/>
            <w:lang w:val="en-US"/>
          </w:rPr>
          <w:t xml:space="preserve"> # </w:t>
        </w:r>
      </w:ins>
      <w:ins w:id="1081" w:author="m" w:date="2023-05-10T12:32:15Z">
        <w:r>
          <w:rPr>
            <w:rStyle w:val="72"/>
            <w:rFonts w:hint="default" w:ascii="Consolas"/>
          </w:rPr>
          <w:t>overlap between spectrogram time windows (%)</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ins w:id="1082" w:author="m" w:date="2023-05-10T12:32:31Z"/>
          <w:rStyle w:val="72"/>
        </w:rPr>
      </w:pPr>
      <w:ins w:id="1083" w:author="m" w:date="2023-05-10T12:34:26Z">
        <w:r>
          <w:rPr>
            <w:rStyle w:val="72"/>
            <w:rFonts w:hint="default" w:ascii="Consolas"/>
          </w:rPr>
          <w:t>)</w:t>
        </w:r>
      </w:ins>
      <w:r>
        <w:br w:type="textWrapping"/>
      </w:r>
      <w:ins w:id="1084" w:author="m" w:date="2023-05-10T12:34:20Z">
        <w:r>
          <w:rPr>
            <w:rFonts w:hint="default"/>
          </w:rPr>
          <w:tab/>
        </w:r>
      </w:ins>
      <w:r>
        <w:br w:type="textWrapping"/>
      </w:r>
      <w:r>
        <w:rPr>
          <w:rStyle w:val="54"/>
        </w:rPr>
        <w:t># detect on test files</w:t>
      </w:r>
      <w:r>
        <w:br w:type="textWrapping"/>
      </w:r>
      <w:r>
        <w:rPr>
          <w:rStyle w:val="72"/>
        </w:rPr>
        <w:t xml:space="preserve">detec_test </w:t>
      </w:r>
      <w:r>
        <w:rPr>
          <w:rStyle w:val="58"/>
        </w:rPr>
        <w:t>&lt;-</w:t>
      </w:r>
      <w:r>
        <w:rPr>
          <w:rStyle w:val="72"/>
        </w:rPr>
        <w:t xml:space="preserve"> </w:t>
      </w:r>
      <w:r>
        <w:rPr>
          <w:rStyle w:val="59"/>
        </w:rPr>
        <w:t>template_detector</w:t>
      </w:r>
      <w:r>
        <w:rPr>
          <w:rStyle w:val="72"/>
        </w:rPr>
        <w:t>(</w:t>
      </w:r>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ins w:id="1085" w:author="m" w:date="2023-05-10T12:34:11Z"/>
          <w:rStyle w:val="72"/>
          <w:rFonts w:hint="default" w:ascii="Consolas"/>
        </w:rPr>
      </w:pPr>
      <w:r>
        <w:rPr>
          <w:rStyle w:val="66"/>
        </w:rPr>
        <w:t>template.correlations =</w:t>
      </w:r>
      <w:r>
        <w:rPr>
          <w:rStyle w:val="72"/>
        </w:rPr>
        <w:t xml:space="preserve"> corr_templ_test,</w:t>
      </w:r>
      <w:ins w:id="1086" w:author="m" w:date="2023-05-10T12:32:34Z">
        <w:r>
          <w:rPr>
            <w:rStyle w:val="72"/>
            <w:rFonts w:hint="default" w:ascii="Consolas"/>
          </w:rPr>
          <w:t xml:space="preserve"> </w:t>
        </w:r>
      </w:ins>
      <w:ins w:id="1087" w:author="m" w:date="2023-05-10T12:32:35Z">
        <w:r>
          <w:rPr>
            <w:rStyle w:val="72"/>
            <w:rFonts w:hint="default" w:ascii="Consolas"/>
          </w:rPr>
          <w:t xml:space="preserve">  #</w:t>
        </w:r>
      </w:ins>
      <w:ins w:id="1088" w:author="m" w:date="2023-05-10T12:32:38Z">
        <w:r>
          <w:rPr>
            <w:rStyle w:val="72"/>
            <w:rFonts w:hint="default" w:ascii="Consolas"/>
          </w:rPr>
          <w:t xml:space="preserve"> o</w:t>
        </w:r>
      </w:ins>
      <w:ins w:id="1089" w:author="m" w:date="2023-05-10T12:32:39Z">
        <w:r>
          <w:rPr>
            <w:rStyle w:val="72"/>
            <w:rFonts w:hint="default" w:ascii="Consolas"/>
          </w:rPr>
          <w:t>utput f</w:t>
        </w:r>
      </w:ins>
      <w:ins w:id="1090" w:author="m" w:date="2023-05-10T12:32:40Z">
        <w:r>
          <w:rPr>
            <w:rStyle w:val="72"/>
            <w:rFonts w:hint="default" w:ascii="Consolas"/>
          </w:rPr>
          <w:t xml:space="preserve">rom </w:t>
        </w:r>
      </w:ins>
      <w:ins w:id="1091" w:author="m" w:date="2023-05-10T12:32:50Z">
        <w:r>
          <w:rPr>
            <w:rStyle w:val="72"/>
            <w:rFonts w:hint="default" w:ascii="Consolas"/>
          </w:rPr>
          <w:t>templa</w:t>
        </w:r>
      </w:ins>
      <w:ins w:id="1092" w:author="m" w:date="2023-05-10T12:32:51Z">
        <w:r>
          <w:rPr>
            <w:rStyle w:val="72"/>
            <w:rFonts w:hint="default" w:ascii="Consolas"/>
          </w:rPr>
          <w:t>te_</w:t>
        </w:r>
      </w:ins>
      <w:ins w:id="1093" w:author="m" w:date="2023-05-10T12:32:44Z">
        <w:r>
          <w:rPr>
            <w:rStyle w:val="59"/>
          </w:rPr>
          <w:t>correlator</w:t>
        </w:r>
      </w:ins>
      <w:ins w:id="1094" w:author="m" w:date="2023-05-10T12:32:45Z">
        <w:r>
          <w:rPr>
            <w:rStyle w:val="59"/>
            <w:rFonts w:hint="default" w:ascii="Consolas"/>
          </w:rPr>
          <w:t>()</w:t>
        </w:r>
      </w:ins>
      <w:r>
        <w:br w:type="textWrapping"/>
      </w:r>
      <w:r>
        <w:rPr>
          <w:rStyle w:val="72"/>
        </w:rPr>
        <w:t xml:space="preserve"> </w:t>
      </w:r>
      <w:r>
        <w:rPr>
          <w:rStyle w:val="72"/>
          <w:rFonts w:hint="default" w:ascii="Consolas"/>
        </w:rPr>
        <w:tab/>
      </w:r>
      <w:r>
        <w:rPr>
          <w:rStyle w:val="66"/>
        </w:rPr>
        <w:t>threshold =</w:t>
      </w:r>
      <w:r>
        <w:rPr>
          <w:rStyle w:val="72"/>
        </w:rPr>
        <w:t xml:space="preserve"> </w:t>
      </w:r>
      <w:r>
        <w:rPr>
          <w:rStyle w:val="46"/>
        </w:rPr>
        <w:t>0.45</w:t>
      </w:r>
      <w:del w:id="1095" w:author="m" w:date="2023-05-10T12:34:09Z">
        <w:r>
          <w:rPr>
            <w:rStyle w:val="72"/>
          </w:rPr>
          <w:delText>)</w:delText>
        </w:r>
      </w:del>
      <w:ins w:id="1096" w:author="m" w:date="2023-05-10T12:33:02Z">
        <w:r>
          <w:rPr>
            <w:rStyle w:val="72"/>
            <w:rFonts w:hint="default" w:ascii="Consolas"/>
          </w:rPr>
          <w:t xml:space="preserve">   </w:t>
        </w:r>
      </w:ins>
      <w:ins w:id="1097" w:author="m" w:date="2023-05-10T12:33:03Z">
        <w:r>
          <w:rPr>
            <w:rStyle w:val="72"/>
            <w:rFonts w:hint="default" w:ascii="Consolas"/>
          </w:rPr>
          <w:t xml:space="preserve"># </w:t>
        </w:r>
      </w:ins>
      <w:ins w:id="1098" w:author="m" w:date="2023-05-10T12:33:06Z">
        <w:r>
          <w:rPr>
            <w:rStyle w:val="72"/>
            <w:rFonts w:hint="default" w:ascii="Consolas"/>
          </w:rPr>
          <w:t>co</w:t>
        </w:r>
      </w:ins>
      <w:ins w:id="1099" w:author="m" w:date="2023-05-10T12:33:08Z">
        <w:r>
          <w:rPr>
            <w:rStyle w:val="72"/>
            <w:rFonts w:hint="default" w:ascii="Consolas"/>
          </w:rPr>
          <w:t>r</w:t>
        </w:r>
      </w:ins>
      <w:ins w:id="1100" w:author="m" w:date="2023-05-10T12:33:11Z">
        <w:r>
          <w:rPr>
            <w:rStyle w:val="72"/>
            <w:rFonts w:hint="default" w:ascii="Consolas"/>
          </w:rPr>
          <w:t>rela</w:t>
        </w:r>
      </w:ins>
      <w:ins w:id="1101" w:author="m" w:date="2023-05-10T12:33:12Z">
        <w:r>
          <w:rPr>
            <w:rStyle w:val="72"/>
            <w:rFonts w:hint="default" w:ascii="Consolas"/>
          </w:rPr>
          <w:t xml:space="preserve">tion </w:t>
        </w:r>
      </w:ins>
      <w:ins w:id="1102" w:author="m" w:date="2023-05-10T12:33:03Z">
        <w:r>
          <w:rPr>
            <w:rStyle w:val="72"/>
            <w:rFonts w:hint="default" w:ascii="Consolas"/>
          </w:rPr>
          <w:t>thr</w:t>
        </w:r>
      </w:ins>
      <w:ins w:id="1103" w:author="m" w:date="2023-05-10T12:33:04Z">
        <w:r>
          <w:rPr>
            <w:rStyle w:val="72"/>
            <w:rFonts w:hint="default" w:ascii="Consolas"/>
          </w:rPr>
          <w:t>es</w:t>
        </w:r>
      </w:ins>
      <w:ins w:id="1104" w:author="m" w:date="2023-05-10T12:33:05Z">
        <w:r>
          <w:rPr>
            <w:rStyle w:val="72"/>
            <w:rFonts w:hint="default" w:ascii="Consolas"/>
          </w:rPr>
          <w:t>hol</w:t>
        </w:r>
      </w:ins>
      <w:ins w:id="1105" w:author="m" w:date="2023-05-10T12:33:14Z">
        <w:r>
          <w:rPr>
            <w:rStyle w:val="72"/>
            <w:rFonts w:hint="default" w:ascii="Consolas"/>
          </w:rPr>
          <w:t>d</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ins w:id="1106" w:author="m" w:date="2023-05-10T12:34:33Z"/>
          <w:rStyle w:val="72"/>
        </w:rPr>
      </w:pPr>
      <w:ins w:id="1107" w:author="m" w:date="2023-05-10T12:34:12Z">
        <w:r>
          <w:rPr>
            <w:rStyle w:val="72"/>
            <w:rFonts w:hint="default" w:ascii="Consolas"/>
          </w:rPr>
          <w:t>)</w:t>
        </w:r>
      </w:ins>
      <w:r>
        <w:br w:type="textWrapping"/>
      </w:r>
      <w:r>
        <w:br w:type="textWrapping"/>
      </w:r>
      <w:r>
        <w:rPr>
          <w:rStyle w:val="59"/>
        </w:rPr>
        <w:t>diagnose_detection</w:t>
      </w:r>
      <w:r>
        <w:rPr>
          <w:rStyle w:val="72"/>
        </w:rPr>
        <w:t>(</w:t>
      </w:r>
    </w:p>
    <w:p>
      <w:pPr>
        <w:pStyle w:val="39"/>
        <w:keepNext w:val="0"/>
        <w:keepLines w:val="0"/>
        <w:pageBreakBefore w:val="0"/>
        <w:widowControl/>
        <w:kinsoku/>
        <w:wordWrap/>
        <w:overflowPunct/>
        <w:topLinePunct w:val="0"/>
        <w:autoSpaceDE/>
        <w:autoSpaceDN/>
        <w:bidi w:val="0"/>
        <w:adjustRightInd/>
        <w:snapToGrid/>
        <w:spacing w:after="0"/>
        <w:ind w:firstLine="720" w:firstLineChars="0"/>
        <w:textAlignment w:val="auto"/>
        <w:rPr>
          <w:rStyle w:val="72"/>
          <w:rFonts w:hint="default"/>
        </w:rPr>
        <w:pPrChange w:id="1108" w:author="m" w:date="2023-05-10T12:35:07Z">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pPr>
        </w:pPrChange>
      </w:pPr>
      <w:r>
        <w:rPr>
          <w:rStyle w:val="66"/>
        </w:rPr>
        <w:t>reference =</w:t>
      </w:r>
      <w:r>
        <w:rPr>
          <w:rStyle w:val="72"/>
        </w:rPr>
        <w:t xml:space="preserve"> test_ref, </w:t>
      </w:r>
      <w:ins w:id="1109" w:author="m" w:date="2023-05-10T12:35:05Z">
        <w:r>
          <w:rPr>
            <w:rStyle w:val="72"/>
            <w:rFonts w:hint="default" w:ascii="Consolas"/>
          </w:rPr>
          <w:t xml:space="preserve"> </w:t>
        </w:r>
      </w:ins>
      <w:ins w:id="1110" w:author="m" w:date="2023-05-10T12:35:05Z">
        <w:r>
          <w:rPr>
            <w:rStyle w:val="72"/>
            <w:rFonts w:hint="default"/>
            <w:lang w:val="en-US"/>
          </w:rPr>
          <w:t xml:space="preserve"># data frame with </w:t>
        </w:r>
      </w:ins>
      <w:ins w:id="1111" w:author="m" w:date="2023-05-10T12:35:05Z">
        <w:r>
          <w:rPr>
            <w:rStyle w:val="72"/>
            <w:rFonts w:hint="default" w:ascii="Consolas"/>
          </w:rPr>
          <w:t xml:space="preserve">reference </w:t>
        </w:r>
      </w:ins>
      <w:ins w:id="1112" w:author="m" w:date="2023-05-10T12:35:05Z">
        <w:r>
          <w:rPr>
            <w:rStyle w:val="72"/>
            <w:rFonts w:hint="default"/>
            <w:lang w:val="en-US"/>
          </w:rPr>
          <w:t>annotations</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ins w:id="1113" w:author="m" w:date="2023-05-10T12:34:35Z"/>
          <w:rStyle w:val="72"/>
          <w:rFonts w:hint="default"/>
        </w:rPr>
      </w:pPr>
      <w:r>
        <w:rPr>
          <w:rStyle w:val="66"/>
        </w:rPr>
        <w:t>detection =</w:t>
      </w:r>
      <w:r>
        <w:rPr>
          <w:rStyle w:val="72"/>
        </w:rPr>
        <w:t xml:space="preserve"> detec_test</w:t>
      </w:r>
      <w:ins w:id="1114" w:author="m" w:date="2023-05-10T12:35:10Z">
        <w:r>
          <w:rPr>
            <w:rStyle w:val="72"/>
            <w:rFonts w:hint="default" w:ascii="Consolas"/>
          </w:rPr>
          <w:t xml:space="preserve"> </w:t>
        </w:r>
      </w:ins>
      <w:ins w:id="1115" w:author="m" w:date="2023-05-10T12:43:01Z">
        <w:r>
          <w:rPr>
            <w:rStyle w:val="72"/>
            <w:rFonts w:hint="default" w:ascii="Consolas"/>
          </w:rPr>
          <w:t xml:space="preserve"> </w:t>
        </w:r>
      </w:ins>
      <w:ins w:id="1116" w:author="m" w:date="2023-05-10T12:43:01Z">
        <w:r>
          <w:rPr>
            <w:rStyle w:val="72"/>
            <w:rFonts w:hint="default"/>
            <w:lang w:val="en-US"/>
          </w:rPr>
          <w:t xml:space="preserve"> # detection data frame to be diagnose</w:t>
        </w:r>
      </w:ins>
      <w:ins w:id="1117" w:author="m" w:date="2023-05-10T12:43:01Z">
        <w:r>
          <w:rPr>
            <w:rStyle w:val="72"/>
            <w:rFonts w:hint="default" w:ascii="Consolas"/>
          </w:rPr>
          <w:t>d</w:t>
        </w:r>
      </w:ins>
    </w:p>
    <w:p>
      <w:pPr>
        <w:pStyle w:val="39"/>
        <w:keepNext w:val="0"/>
        <w:keepLines w:val="0"/>
        <w:pageBreakBefore w:val="0"/>
        <w:widowControl/>
        <w:kinsoku/>
        <w:wordWrap w:val="0"/>
        <w:overflowPunct/>
        <w:topLinePunct w:val="0"/>
        <w:autoSpaceDE/>
        <w:autoSpaceDN/>
        <w:bidi w:val="0"/>
        <w:adjustRightInd/>
        <w:snapToGrid/>
        <w:spacing w:after="0"/>
        <w:ind w:firstLine="720" w:firstLineChars="0"/>
        <w:textAlignment w:val="auto"/>
        <w:rPr>
          <w:rFonts w:hint="default" w:ascii="Source Sans Pro" w:hAnsi="Source Sans Pro" w:cs="Source Sans Pro"/>
          <w:color w:val="auto"/>
          <w:sz w:val="24"/>
          <w:szCs w:val="24"/>
        </w:rPr>
      </w:pPr>
      <w:r>
        <w:rPr>
          <w:rStyle w:val="72"/>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054"/>
        <w:gridCol w:w="1094"/>
        <w:gridCol w:w="1033"/>
        <w:gridCol w:w="1220"/>
        <w:gridCol w:w="1663"/>
        <w:gridCol w:w="542"/>
        <w:gridCol w:w="749"/>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true.positives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false.positives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false.negatives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split.positives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merged.positives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overlap.to.true.positives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recall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precision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f1.score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536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27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16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0.906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0.952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0.982 </w:t>
            </w:r>
          </w:p>
        </w:tc>
        <w:tc>
          <w:tcPr>
            <w:tcW w:w="1006"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0.967 </w:t>
            </w:r>
          </w:p>
        </w:tc>
      </w:tr>
    </w:tbl>
    <w:p>
      <w:pPr>
        <w:pStyle w:val="3"/>
        <w:rPr>
          <w:del w:id="1118" w:author="m" w:date="2023-05-10T12:58:57Z"/>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last line of codes evaluates the detection on the test data set, which shows a good performance for both recall and precision</w:t>
      </w:r>
      <w:r>
        <w:rPr>
          <w:rFonts w:hint="default" w:ascii="Source Sans Pro" w:hAnsi="Source Sans Pro" w:cs="Source Sans Pro"/>
          <w:color w:val="auto"/>
          <w:sz w:val="24"/>
          <w:szCs w:val="24"/>
          <w:lang w:val="en-US"/>
        </w:rPr>
        <w:t xml:space="preserve"> (0.95 and 0.98 respectively)</w:t>
      </w:r>
      <w:r>
        <w:rPr>
          <w:rFonts w:hint="default" w:ascii="Source Sans Pro" w:hAnsi="Source Sans Pro" w:cs="Source Sans Pro"/>
          <w:color w:val="auto"/>
          <w:sz w:val="24"/>
          <w:szCs w:val="24"/>
        </w:rPr>
        <w:t>.</w:t>
      </w:r>
    </w:p>
    <w:bookmarkEnd w:id="6"/>
    <w:p>
      <w:pPr>
        <w:pStyle w:val="5"/>
        <w:rPr>
          <w:rFonts w:hint="default" w:ascii="Source Sans Pro" w:hAnsi="Source Sans Pro" w:cs="Source Sans Pro"/>
          <w:color w:val="auto"/>
          <w:sz w:val="24"/>
          <w:szCs w:val="24"/>
        </w:rPr>
      </w:pPr>
      <w:bookmarkStart w:id="7" w:name="X42062bc678ca69a9ebdf24d1ec285611913ed26"/>
      <w:r>
        <w:rPr>
          <w:rFonts w:hint="default" w:ascii="Source Sans Pro" w:hAnsi="Source Sans Pro" w:cs="Source Sans Pro"/>
          <w:color w:val="auto"/>
          <w:sz w:val="24"/>
          <w:szCs w:val="24"/>
        </w:rPr>
        <w:t>Energy-based detection on zebra finch vocalizations</w:t>
      </w:r>
    </w:p>
    <w:p>
      <w:pPr>
        <w:pStyle w:val="26"/>
        <w:rPr>
          <w:rFonts w:hint="default" w:ascii="Source Sans Pro" w:hAnsi="Source Sans Pro" w:cs="Source Sans Pro"/>
          <w:color w:val="auto"/>
          <w:sz w:val="24"/>
          <w:szCs w:val="24"/>
        </w:rPr>
      </w:pPr>
      <w:ins w:id="1119" w:author="m" w:date="2023-05-10T13:05:13Z">
        <w:r>
          <w:rPr>
            <w:rFonts w:hint="default" w:ascii="Source Sans Pro" w:hAnsi="Source Sans Pro" w:cs="Source Sans Pro"/>
            <w:color w:val="auto"/>
            <w:rPrChange w:id="1120" w:author="m" w:date="2023-05-10T13:05:13Z">
              <w:rPr>
                <w:rFonts w:hint="default"/>
              </w:rPr>
            </w:rPrChange>
          </w:rPr>
          <w:t xml:space="preserve">This </w:t>
        </w:r>
      </w:ins>
      <w:ins w:id="1121" w:author="m" w:date="2023-05-10T13:06:24Z">
        <w:r>
          <w:rPr>
            <w:rFonts w:hint="default" w:ascii="Source Sans Pro" w:hAnsi="Source Sans Pro" w:cs="Source Sans Pro"/>
            <w:color w:val="auto"/>
          </w:rPr>
          <w:t>m</w:t>
        </w:r>
      </w:ins>
      <w:ins w:id="1122" w:author="m" w:date="2023-05-10T13:06:25Z">
        <w:r>
          <w:rPr>
            <w:rFonts w:hint="default" w:ascii="Source Sans Pro" w:hAnsi="Source Sans Pro" w:cs="Source Sans Pro"/>
            <w:color w:val="auto"/>
          </w:rPr>
          <w:t>ethod</w:t>
        </w:r>
      </w:ins>
      <w:ins w:id="1123" w:author="m" w:date="2023-05-10T13:05:13Z">
        <w:r>
          <w:rPr>
            <w:rFonts w:hint="default" w:ascii="Source Sans Pro" w:hAnsi="Source Sans Pro" w:cs="Source Sans Pro"/>
            <w:color w:val="auto"/>
            <w:rPrChange w:id="1124" w:author="m" w:date="2023-05-10T13:05:13Z">
              <w:rPr>
                <w:rFonts w:hint="default"/>
              </w:rPr>
            </w:rPrChange>
          </w:rPr>
          <w:t xml:space="preserve"> </w:t>
        </w:r>
      </w:ins>
      <w:ins w:id="1125" w:author="m" w:date="2023-05-10T13:05:50Z">
        <w:r>
          <w:rPr>
            <w:rFonts w:hint="default" w:ascii="Source Sans Pro" w:hAnsi="Source Sans Pro" w:cs="Source Sans Pro"/>
            <w:color w:val="auto"/>
          </w:rPr>
          <w:t>a</w:t>
        </w:r>
      </w:ins>
      <w:ins w:id="1126" w:author="m" w:date="2023-05-10T13:05:51Z">
        <w:r>
          <w:rPr>
            <w:rFonts w:hint="default" w:ascii="Source Sans Pro" w:hAnsi="Source Sans Pro" w:cs="Source Sans Pro"/>
            <w:color w:val="auto"/>
          </w:rPr>
          <w:t>p</w:t>
        </w:r>
      </w:ins>
      <w:ins w:id="1127" w:author="m" w:date="2023-05-10T13:05:53Z">
        <w:r>
          <w:rPr>
            <w:rFonts w:hint="default" w:ascii="Source Sans Pro" w:hAnsi="Source Sans Pro" w:cs="Source Sans Pro"/>
            <w:color w:val="auto"/>
          </w:rPr>
          <w:t>pl</w:t>
        </w:r>
      </w:ins>
      <w:ins w:id="1128" w:author="m" w:date="2023-05-10T13:05:54Z">
        <w:r>
          <w:rPr>
            <w:rFonts w:hint="default" w:ascii="Source Sans Pro" w:hAnsi="Source Sans Pro" w:cs="Source Sans Pro"/>
            <w:color w:val="auto"/>
          </w:rPr>
          <w:t>ie</w:t>
        </w:r>
      </w:ins>
      <w:ins w:id="1129" w:author="m" w:date="2023-05-10T13:05:55Z">
        <w:r>
          <w:rPr>
            <w:rFonts w:hint="default" w:ascii="Source Sans Pro" w:hAnsi="Source Sans Pro" w:cs="Source Sans Pro"/>
            <w:color w:val="auto"/>
          </w:rPr>
          <w:t xml:space="preserve">s </w:t>
        </w:r>
      </w:ins>
      <w:ins w:id="1130" w:author="m" w:date="2023-05-10T13:05:45Z">
        <w:r>
          <w:rPr>
            <w:rFonts w:hint="default" w:ascii="Source Sans Pro" w:hAnsi="Source Sans Pro" w:cs="Source Sans Pro"/>
            <w:color w:val="auto"/>
          </w:rPr>
          <w:t>a</w:t>
        </w:r>
      </w:ins>
      <w:ins w:id="1131" w:author="m" w:date="2023-05-10T13:05:46Z">
        <w:r>
          <w:rPr>
            <w:rFonts w:hint="default" w:ascii="Source Sans Pro" w:hAnsi="Source Sans Pro" w:cs="Source Sans Pro"/>
            <w:color w:val="auto"/>
          </w:rPr>
          <w:t xml:space="preserve"> </w:t>
        </w:r>
      </w:ins>
      <w:ins w:id="1132" w:author="m" w:date="2023-05-10T13:05:34Z">
        <w:r>
          <w:rPr>
            <w:rFonts w:hint="default" w:ascii="Source Sans Pro" w:hAnsi="Source Sans Pro" w:cs="Source Sans Pro"/>
            <w:color w:val="auto"/>
          </w:rPr>
          <w:t>t</w:t>
        </w:r>
      </w:ins>
      <w:ins w:id="1133" w:author="m" w:date="2023-05-10T13:05:37Z">
        <w:r>
          <w:rPr>
            <w:rFonts w:hint="default" w:ascii="Source Sans Pro" w:hAnsi="Source Sans Pro" w:cs="Source Sans Pro"/>
            <w:color w:val="auto"/>
          </w:rPr>
          <w:t>h</w:t>
        </w:r>
      </w:ins>
      <w:ins w:id="1134" w:author="m" w:date="2023-05-10T13:05:39Z">
        <w:r>
          <w:rPr>
            <w:rFonts w:hint="default" w:ascii="Source Sans Pro" w:hAnsi="Source Sans Pro" w:cs="Source Sans Pro"/>
            <w:color w:val="auto"/>
          </w:rPr>
          <w:t>resh</w:t>
        </w:r>
      </w:ins>
      <w:ins w:id="1135" w:author="m" w:date="2023-05-10T13:05:42Z">
        <w:r>
          <w:rPr>
            <w:rFonts w:hint="default" w:ascii="Source Sans Pro" w:hAnsi="Source Sans Pro" w:cs="Source Sans Pro"/>
            <w:color w:val="auto"/>
          </w:rPr>
          <w:t xml:space="preserve">old </w:t>
        </w:r>
      </w:ins>
      <w:ins w:id="1136" w:author="m" w:date="2023-05-10T13:06:30Z">
        <w:r>
          <w:rPr>
            <w:rFonts w:hint="default" w:ascii="Source Sans Pro" w:hAnsi="Source Sans Pro" w:cs="Source Sans Pro"/>
            <w:color w:val="auto"/>
          </w:rPr>
          <w:t>to</w:t>
        </w:r>
      </w:ins>
      <w:ins w:id="1137" w:author="m" w:date="2023-05-10T13:05:43Z">
        <w:r>
          <w:rPr>
            <w:rFonts w:hint="default" w:ascii="Source Sans Pro" w:hAnsi="Source Sans Pro" w:cs="Source Sans Pro"/>
            <w:color w:val="auto"/>
          </w:rPr>
          <w:t xml:space="preserve"> </w:t>
        </w:r>
      </w:ins>
      <w:ins w:id="1138" w:author="m" w:date="2023-05-10T13:05:13Z">
        <w:r>
          <w:rPr>
            <w:rFonts w:hint="default" w:ascii="Source Sans Pro" w:hAnsi="Source Sans Pro" w:cs="Source Sans Pro"/>
            <w:color w:val="auto"/>
            <w:rPrChange w:id="1139" w:author="m" w:date="2023-05-10T13:05:13Z">
              <w:rPr>
                <w:rFonts w:hint="default"/>
              </w:rPr>
            </w:rPrChange>
          </w:rPr>
          <w:t>amplitude envelopes to infer the position of sound events.</w:t>
        </w:r>
      </w:ins>
      <w:ins w:id="1140" w:author="m" w:date="2023-05-10T13:05:15Z">
        <w:r>
          <w:rPr>
            <w:rFonts w:hint="default" w:ascii="Source Sans Pro" w:hAnsi="Source Sans Pro" w:cs="Source Sans Pro"/>
            <w:color w:val="auto"/>
          </w:rPr>
          <w:t xml:space="preserve"> </w:t>
        </w:r>
      </w:ins>
      <w:r>
        <w:rPr>
          <w:rFonts w:hint="default" w:ascii="Source Sans Pro" w:hAnsi="Source Sans Pro" w:cs="Source Sans Pro"/>
          <w:color w:val="auto"/>
          <w:sz w:val="24"/>
          <w:szCs w:val="24"/>
        </w:rPr>
        <w:t>We used recordings from 18 zebra finch males recorded at the Rockefeller University Field Research Center Song Library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"http://ofer.sci.ccny.cuny.edu/songs"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http://ofer.sci.ccny.cuny.edu/songs</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"ref-Tchernichovski2021"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Tchernichovski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w:t>
      </w:r>
      <w:r>
        <w:rPr>
          <w:rFonts w:hint="default" w:ascii="Source Sans Pro" w:hAnsi="Source Sans Pro" w:cs="Source Sans Pro"/>
          <w:color w:val="auto"/>
          <w:sz w:val="24"/>
          <w:szCs w:val="24"/>
          <w:lang w:val="en-US"/>
        </w:rPr>
        <w:t xml:space="preserve">substantially </w:t>
      </w:r>
      <w:r>
        <w:rPr>
          <w:rFonts w:hint="default" w:ascii="Source Sans Pro" w:hAnsi="Source Sans Pro" w:cs="Source Sans Pro"/>
          <w:color w:val="auto"/>
          <w:sz w:val="24"/>
          <w:szCs w:val="24"/>
        </w:rPr>
        <w:t>in key features such as duration and frequency range (</w:t>
      </w:r>
      <w:r>
        <w:rPr>
          <w:rFonts w:hint="default" w:ascii="Source Sans Pro" w:hAnsi="Source Sans Pro" w:cs="Source Sans Pro"/>
          <w:color w:val="auto"/>
          <w:sz w:val="24"/>
          <w:szCs w:val="24"/>
          <w:lang w:val="en-US"/>
        </w:rPr>
        <w:t>Fig. 4</w:t>
      </w:r>
      <w:r>
        <w:rPr>
          <w:rFonts w:hint="default" w:ascii="Source Sans Pro" w:hAnsi="Source Sans Pro" w:cs="Source Sans Pro"/>
          <w:color w:val="auto"/>
          <w:sz w:val="24"/>
          <w:szCs w:val="24"/>
        </w:rPr>
        <w:t xml:space="preserve">) and are not </w:t>
      </w:r>
      <w:r>
        <w:rPr>
          <w:rFonts w:hint="default" w:ascii="Source Sans Pro" w:hAnsi="Source Sans Pro" w:cs="Source Sans Pro"/>
          <w:color w:val="auto"/>
          <w:sz w:val="24"/>
          <w:szCs w:val="24"/>
          <w:lang w:val="en-US"/>
        </w:rPr>
        <w:t xml:space="preserve">nearly </w:t>
      </w:r>
      <w:r>
        <w:rPr>
          <w:rFonts w:hint="default" w:ascii="Source Sans Pro" w:hAnsi="Source Sans Pro" w:cs="Source Sans Pro"/>
          <w:color w:val="auto"/>
          <w:sz w:val="24"/>
          <w:szCs w:val="24"/>
        </w:rPr>
        <w:t>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1"/>
                    <a:srcRect b="9206"/>
                    <a:stretch>
                      <a:fillRect/>
                    </a:stretch>
                  </pic:blipFill>
                  <pic:spPr>
                    <a:xfrm>
                      <a:off x="0" y="0"/>
                      <a:ext cx="5479415" cy="3933190"/>
                    </a:xfrm>
                    <a:prstGeom prst="rect">
                      <a:avLst/>
                    </a:prstGeom>
                    <a:noFill/>
                    <a:ln>
                      <a:noFill/>
                    </a:ln>
                  </pic:spPr>
                </pic:pic>
              </a:graphicData>
            </a:graphic>
          </wp:inline>
        </w:drawing>
      </w:r>
    </w:p>
    <w:p>
      <w:pPr>
        <w:pStyle w:val="26"/>
        <w:rPr>
          <w:rFonts w:hint="default" w:ascii="Source Sans Pro" w:hAnsi="Source Sans Pro" w:cs="Source Sans Pro"/>
          <w:color w:val="auto"/>
          <w:sz w:val="24"/>
          <w:szCs w:val="24"/>
          <w:lang w:val="en-US"/>
        </w:rPr>
      </w:pPr>
      <w:r>
        <w:rPr>
          <w:rFonts w:hint="default" w:ascii="Source Sans Pro" w:hAnsi="Source Sans Pro" w:cs="Source Sans Pro"/>
          <w:i/>
          <w:iCs/>
          <w:color w:val="auto"/>
          <w:sz w:val="24"/>
          <w:szCs w:val="24"/>
          <w:lang w:val="en-U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39"/>
        <w:rPr>
          <w:ins w:id="1141" w:author="m" w:date="2023-05-10T12:44:30Z"/>
          <w:rStyle w:val="72"/>
          <w:rFonts w:hint="default" w:ascii="Consolas"/>
        </w:rPr>
      </w:pPr>
      <w:r>
        <w:rPr>
          <w:rStyle w:val="72"/>
        </w:rPr>
        <w:t xml:space="preserve">manual_ref_tae </w:t>
      </w:r>
      <w:r>
        <w:rPr>
          <w:rStyle w:val="58"/>
        </w:rPr>
        <w:t>&lt;-</w:t>
      </w:r>
      <w:r>
        <w:rPr>
          <w:rStyle w:val="72"/>
        </w:rPr>
        <w:t xml:space="preserve"> </w:t>
      </w:r>
      <w:r>
        <w:rPr>
          <w:rStyle w:val="59"/>
        </w:rPr>
        <w:t>read.csv</w:t>
      </w:r>
      <w:r>
        <w:rPr>
          <w:rStyle w:val="72"/>
        </w:rPr>
        <w:t>(</w:t>
      </w:r>
      <w:r>
        <w:rPr>
          <w:rStyle w:val="50"/>
        </w:rPr>
        <w:t>"manual_selections_Taeniopygia.csv"</w:t>
      </w:r>
      <w:r>
        <w:rPr>
          <w:rStyle w:val="72"/>
        </w:rPr>
        <w:t>)</w:t>
      </w:r>
      <w:r>
        <w:br w:type="textWrapping"/>
      </w:r>
      <w:r>
        <w:br w:type="textWrapping"/>
      </w:r>
      <w:r>
        <w:rPr>
          <w:rStyle w:val="59"/>
        </w:rPr>
        <w:t>set.seed</w:t>
      </w:r>
      <w:r>
        <w:rPr>
          <w:rStyle w:val="72"/>
        </w:rPr>
        <w:t>(</w:t>
      </w:r>
      <w:r>
        <w:rPr>
          <w:rStyle w:val="44"/>
        </w:rPr>
        <w:t>450</w:t>
      </w:r>
      <w:r>
        <w:rPr>
          <w:rStyle w:val="72"/>
        </w:rPr>
        <w:t>)</w:t>
      </w:r>
      <w:ins w:id="1142" w:author="m" w:date="2023-05-10T12:43:24Z">
        <w:r>
          <w:rPr>
            <w:rStyle w:val="72"/>
            <w:rFonts w:hint="default" w:ascii="Consolas"/>
          </w:rPr>
          <w:t xml:space="preserve"> </w:t>
        </w:r>
      </w:ins>
      <w:ins w:id="1143" w:author="m" w:date="2023-05-10T12:43:29Z">
        <w:r>
          <w:rPr>
            <w:rStyle w:val="72"/>
            <w:rFonts w:hint="default" w:ascii="Consolas"/>
          </w:rPr>
          <w:t xml:space="preserve"># </w:t>
        </w:r>
      </w:ins>
      <w:ins w:id="1144" w:author="m" w:date="2023-05-10T12:43:30Z">
        <w:r>
          <w:rPr>
            <w:rStyle w:val="72"/>
            <w:rFonts w:hint="default" w:ascii="Consolas"/>
          </w:rPr>
          <w:t>use s</w:t>
        </w:r>
      </w:ins>
      <w:ins w:id="1145" w:author="m" w:date="2023-05-10T12:43:31Z">
        <w:r>
          <w:rPr>
            <w:rStyle w:val="72"/>
            <w:rFonts w:hint="default" w:ascii="Consolas"/>
          </w:rPr>
          <w:t>eed to</w:t>
        </w:r>
      </w:ins>
      <w:ins w:id="1146" w:author="m" w:date="2023-05-10T12:43:32Z">
        <w:r>
          <w:rPr>
            <w:rStyle w:val="72"/>
            <w:rFonts w:hint="default" w:ascii="Consolas"/>
          </w:rPr>
          <w:t xml:space="preserve"> </w:t>
        </w:r>
      </w:ins>
      <w:ins w:id="1147" w:author="m" w:date="2023-05-10T12:43:34Z">
        <w:r>
          <w:rPr>
            <w:rStyle w:val="72"/>
            <w:rFonts w:hint="default" w:ascii="Consolas"/>
          </w:rPr>
          <w:t>allow</w:t>
        </w:r>
      </w:ins>
      <w:ins w:id="1148" w:author="m" w:date="2023-05-10T12:43:35Z">
        <w:r>
          <w:rPr>
            <w:rStyle w:val="72"/>
            <w:rFonts w:hint="default" w:ascii="Consolas"/>
          </w:rPr>
          <w:t xml:space="preserve"> rep</w:t>
        </w:r>
      </w:ins>
      <w:ins w:id="1149" w:author="m" w:date="2023-05-10T12:43:36Z">
        <w:r>
          <w:rPr>
            <w:rStyle w:val="72"/>
            <w:rFonts w:hint="default" w:ascii="Consolas"/>
          </w:rPr>
          <w:t>licatio</w:t>
        </w:r>
      </w:ins>
      <w:ins w:id="1150" w:author="m" w:date="2023-05-10T12:43:37Z">
        <w:r>
          <w:rPr>
            <w:rStyle w:val="72"/>
            <w:rFonts w:hint="default" w:ascii="Consolas"/>
          </w:rPr>
          <w:t>n</w:t>
        </w:r>
      </w:ins>
      <w:r>
        <w:br w:type="textWrapping"/>
      </w:r>
      <w:r>
        <w:rPr>
          <w:rStyle w:val="72"/>
        </w:rPr>
        <w:t xml:space="preserve">train_files </w:t>
      </w:r>
      <w:r>
        <w:rPr>
          <w:rStyle w:val="58"/>
        </w:rPr>
        <w:t>&lt;-</w:t>
      </w:r>
      <w:r>
        <w:rPr>
          <w:rStyle w:val="72"/>
        </w:rPr>
        <w:t xml:space="preserve"> </w:t>
      </w:r>
      <w:r>
        <w:rPr>
          <w:rStyle w:val="59"/>
        </w:rPr>
        <w:t>sample</w:t>
      </w:r>
      <w:r>
        <w:rPr>
          <w:rStyle w:val="72"/>
        </w:rPr>
        <w:t>(</w:t>
      </w:r>
      <w:r>
        <w:rPr>
          <w:rStyle w:val="59"/>
        </w:rPr>
        <w:t>unique</w:t>
      </w:r>
      <w:r>
        <w:rPr>
          <w:rStyle w:val="72"/>
        </w:rPr>
        <w:t>(manual_ref_tae</w:t>
      </w:r>
      <w:r>
        <w:rPr>
          <w:rStyle w:val="49"/>
        </w:rPr>
        <w:t>$</w:t>
      </w:r>
      <w:r>
        <w:rPr>
          <w:rStyle w:val="72"/>
        </w:rPr>
        <w:t xml:space="preserve">sound.files), </w:t>
      </w:r>
      <w:r>
        <w:rPr>
          <w:rStyle w:val="44"/>
        </w:rPr>
        <w:t>3</w:t>
      </w:r>
      <w:r>
        <w:rPr>
          <w:rStyle w:val="72"/>
        </w:rPr>
        <w:t>)</w:t>
      </w:r>
      <w:ins w:id="1151" w:author="m" w:date="2023-05-10T12:43:39Z">
        <w:r>
          <w:rPr>
            <w:rStyle w:val="72"/>
            <w:rFonts w:hint="default" w:ascii="Consolas"/>
          </w:rPr>
          <w:t xml:space="preserve">  #</w:t>
        </w:r>
      </w:ins>
      <w:ins w:id="1152" w:author="m" w:date="2023-05-10T12:43:41Z">
        <w:r>
          <w:rPr>
            <w:rStyle w:val="72"/>
            <w:rFonts w:hint="default" w:ascii="Consolas"/>
          </w:rPr>
          <w:t xml:space="preserve"> </w:t>
        </w:r>
      </w:ins>
      <w:ins w:id="1153" w:author="m" w:date="2023-05-10T12:43:43Z">
        <w:r>
          <w:rPr>
            <w:rStyle w:val="72"/>
            <w:rFonts w:hint="default" w:ascii="Consolas"/>
          </w:rPr>
          <w:t xml:space="preserve">get </w:t>
        </w:r>
      </w:ins>
      <w:ins w:id="1154" w:author="m" w:date="2023-05-10T12:43:44Z">
        <w:r>
          <w:rPr>
            <w:rStyle w:val="72"/>
            <w:rFonts w:hint="default" w:ascii="Consolas"/>
          </w:rPr>
          <w:t>sub</w:t>
        </w:r>
      </w:ins>
      <w:ins w:id="1155" w:author="m" w:date="2023-05-10T12:43:45Z">
        <w:r>
          <w:rPr>
            <w:rStyle w:val="72"/>
            <w:rFonts w:hint="default" w:ascii="Consolas"/>
          </w:rPr>
          <w:t>sample</w:t>
        </w:r>
      </w:ins>
      <w:ins w:id="1156" w:author="m" w:date="2023-05-10T12:43:46Z">
        <w:r>
          <w:rPr>
            <w:rStyle w:val="72"/>
            <w:rFonts w:hint="default" w:ascii="Consolas"/>
          </w:rPr>
          <w:t xml:space="preserve"> </w:t>
        </w:r>
      </w:ins>
      <w:ins w:id="1157" w:author="m" w:date="2023-05-10T12:43:47Z">
        <w:r>
          <w:rPr>
            <w:rStyle w:val="72"/>
            <w:rFonts w:hint="default" w:ascii="Consolas"/>
          </w:rPr>
          <w:t xml:space="preserve">of </w:t>
        </w:r>
      </w:ins>
      <w:ins w:id="1158" w:author="m" w:date="2023-05-10T12:43:48Z">
        <w:r>
          <w:rPr>
            <w:rStyle w:val="72"/>
            <w:rFonts w:hint="default" w:ascii="Consolas"/>
          </w:rPr>
          <w:t>file</w:t>
        </w:r>
      </w:ins>
      <w:ins w:id="1159" w:author="m" w:date="2023-05-10T12:43:49Z">
        <w:r>
          <w:rPr>
            <w:rStyle w:val="72"/>
            <w:rFonts w:hint="default" w:ascii="Consolas"/>
          </w:rPr>
          <w:t>s for t</w:t>
        </w:r>
      </w:ins>
      <w:ins w:id="1160" w:author="m" w:date="2023-05-10T12:43:50Z">
        <w:r>
          <w:rPr>
            <w:rStyle w:val="72"/>
            <w:rFonts w:hint="default" w:ascii="Consolas"/>
          </w:rPr>
          <w:t>raining</w:t>
        </w:r>
      </w:ins>
      <w:r>
        <w:br w:type="textWrapping"/>
      </w:r>
      <w:r>
        <w:rPr>
          <w:rStyle w:val="72"/>
        </w:rPr>
        <w:t xml:space="preserve">test_files </w:t>
      </w:r>
      <w:r>
        <w:rPr>
          <w:rStyle w:val="58"/>
        </w:rPr>
        <w:t>&lt;-</w:t>
      </w:r>
      <w:r>
        <w:rPr>
          <w:rStyle w:val="72"/>
        </w:rPr>
        <w:t xml:space="preserve"> </w:t>
      </w:r>
      <w:r>
        <w:rPr>
          <w:rStyle w:val="59"/>
        </w:rPr>
        <w:t>setdiff</w:t>
      </w:r>
      <w:r>
        <w:rPr>
          <w:rStyle w:val="72"/>
        </w:rPr>
        <w:t>(manual_ref_tae</w:t>
      </w:r>
      <w:r>
        <w:rPr>
          <w:rStyle w:val="49"/>
        </w:rPr>
        <w:t>$</w:t>
      </w:r>
      <w:r>
        <w:rPr>
          <w:rStyle w:val="72"/>
        </w:rPr>
        <w:t>sound.files, train_files)</w:t>
      </w:r>
      <w:ins w:id="1161" w:author="m" w:date="2023-05-10T12:43:53Z">
        <w:r>
          <w:rPr>
            <w:rStyle w:val="72"/>
            <w:rFonts w:hint="default" w:ascii="Consolas"/>
          </w:rPr>
          <w:t xml:space="preserve"> </w:t>
        </w:r>
      </w:ins>
      <w:ins w:id="1162" w:author="m" w:date="2023-05-10T12:43:54Z">
        <w:r>
          <w:rPr>
            <w:rStyle w:val="72"/>
            <w:rFonts w:hint="default" w:ascii="Consolas"/>
          </w:rPr>
          <w:t xml:space="preserve"># </w:t>
        </w:r>
      </w:ins>
      <w:ins w:id="1163" w:author="m" w:date="2023-05-10T12:44:02Z">
        <w:r>
          <w:rPr>
            <w:rStyle w:val="72"/>
            <w:rFonts w:hint="default" w:ascii="Consolas"/>
          </w:rPr>
          <w:t>keep t</w:t>
        </w:r>
      </w:ins>
      <w:ins w:id="1164" w:author="m" w:date="2023-05-10T12:44:03Z">
        <w:r>
          <w:rPr>
            <w:rStyle w:val="72"/>
            <w:rFonts w:hint="default" w:ascii="Consolas"/>
          </w:rPr>
          <w:t>he rest</w:t>
        </w:r>
      </w:ins>
      <w:ins w:id="1165" w:author="m" w:date="2023-05-10T12:44:04Z">
        <w:r>
          <w:rPr>
            <w:rStyle w:val="72"/>
            <w:rFonts w:hint="default" w:ascii="Consolas"/>
          </w:rPr>
          <w:t xml:space="preserve"> of </w:t>
        </w:r>
      </w:ins>
      <w:ins w:id="1166" w:author="m" w:date="2023-05-10T12:43:54Z">
        <w:r>
          <w:rPr>
            <w:rStyle w:val="72"/>
            <w:rFonts w:hint="default" w:ascii="Consolas"/>
          </w:rPr>
          <w:t>files for t</w:t>
        </w:r>
      </w:ins>
      <w:ins w:id="1167" w:author="m" w:date="2023-05-10T12:43:56Z">
        <w:r>
          <w:rPr>
            <w:rStyle w:val="72"/>
            <w:rFonts w:hint="default" w:ascii="Consolas"/>
          </w:rPr>
          <w:t>es</w:t>
        </w:r>
      </w:ins>
      <w:ins w:id="1168" w:author="m" w:date="2023-05-10T12:43:57Z">
        <w:r>
          <w:rPr>
            <w:rStyle w:val="72"/>
            <w:rFonts w:hint="default" w:ascii="Consolas"/>
          </w:rPr>
          <w:t>ting</w:t>
        </w:r>
      </w:ins>
      <w:ins w:id="1169" w:author="m" w:date="2023-05-10T12:44:24Z">
        <w:r>
          <w:rPr>
            <w:rStyle w:val="72"/>
            <w:rFonts w:hint="default" w:ascii="Consolas"/>
          </w:rPr>
          <w:t xml:space="preserve"> </w:t>
        </w:r>
      </w:ins>
    </w:p>
    <w:p>
      <w:pPr>
        <w:pStyle w:val="39"/>
      </w:pPr>
      <w:ins w:id="1170" w:author="m" w:date="2023-05-10T12:44:25Z">
        <w:r>
          <w:rPr>
            <w:rStyle w:val="72"/>
            <w:rFonts w:hint="default" w:ascii="Consolas"/>
          </w:rPr>
          <w:t>#</w:t>
        </w:r>
      </w:ins>
      <w:ins w:id="1171" w:author="m" w:date="2023-05-10T12:44:26Z">
        <w:r>
          <w:rPr>
            <w:rStyle w:val="72"/>
            <w:rFonts w:hint="default" w:ascii="Consolas"/>
          </w:rPr>
          <w:t xml:space="preserve"> </w:t>
        </w:r>
      </w:ins>
      <w:ins w:id="1172" w:author="m" w:date="2023-05-10T12:44:27Z">
        <w:r>
          <w:rPr>
            <w:rStyle w:val="72"/>
            <w:rFonts w:hint="default" w:ascii="Consolas"/>
          </w:rPr>
          <w:t>su</w:t>
        </w:r>
      </w:ins>
      <w:ins w:id="1173" w:author="m" w:date="2023-05-10T12:44:28Z">
        <w:r>
          <w:rPr>
            <w:rStyle w:val="72"/>
            <w:rFonts w:hint="default" w:ascii="Consolas"/>
          </w:rPr>
          <w:t xml:space="preserve">bset </w:t>
        </w:r>
      </w:ins>
      <w:ins w:id="1174" w:author="m" w:date="2023-05-10T12:44:29Z">
        <w:r>
          <w:rPr>
            <w:rStyle w:val="72"/>
            <w:rFonts w:hint="default" w:ascii="Consolas"/>
          </w:rPr>
          <w:t>data</w:t>
        </w:r>
      </w:ins>
      <w:r>
        <w:br w:type="textWrapping"/>
      </w:r>
      <w:del w:id="1175" w:author="m" w:date="2023-05-10T12:44:32Z">
        <w:r>
          <w:rPr/>
          <w:br w:type="textWrapping"/>
        </w:r>
      </w:del>
      <w:r>
        <w:rPr>
          <w:rStyle w:val="72"/>
        </w:rPr>
        <w:t xml:space="preserve">train_ref </w:t>
      </w:r>
      <w:r>
        <w:rPr>
          <w:rStyle w:val="58"/>
        </w:rPr>
        <w:t>&lt;-</w:t>
      </w:r>
      <w:r>
        <w:rPr>
          <w:rStyle w:val="72"/>
        </w:rPr>
        <w:t xml:space="preserve"> manual_ref_tae[manual_ref_tae</w:t>
      </w:r>
      <w:r>
        <w:rPr>
          <w:rStyle w:val="49"/>
        </w:rPr>
        <w:t>$</w:t>
      </w:r>
      <w:r>
        <w:rPr>
          <w:rStyle w:val="72"/>
        </w:rPr>
        <w:t xml:space="preserve">sound.files </w:t>
      </w:r>
      <w:r>
        <w:rPr>
          <w:rStyle w:val="49"/>
        </w:rPr>
        <w:t>%in%</w:t>
      </w:r>
      <w:r>
        <w:rPr>
          <w:rStyle w:val="72"/>
        </w:rPr>
        <w:t xml:space="preserve"> train_files,</w:t>
      </w:r>
      <w:r>
        <w:rPr>
          <w:rStyle w:val="72"/>
          <w:rFonts w:hint="default" w:ascii="Consolas"/>
        </w:rPr>
        <w:t xml:space="preserve"> </w:t>
      </w:r>
      <w:r>
        <w:rPr>
          <w:rStyle w:val="72"/>
        </w:rPr>
        <w:t>]</w:t>
      </w:r>
      <w:ins w:id="1176" w:author="m" w:date="2023-05-10T12:44:12Z">
        <w:r>
          <w:rPr>
            <w:rStyle w:val="72"/>
            <w:rFonts w:hint="default" w:ascii="Consolas"/>
          </w:rPr>
          <w:t xml:space="preserve"> </w:t>
        </w:r>
      </w:ins>
      <w:r>
        <w:br w:type="textWrapping"/>
      </w:r>
      <w:r>
        <w:rPr>
          <w:rStyle w:val="72"/>
        </w:rPr>
        <w:t xml:space="preserve">test_ref </w:t>
      </w:r>
      <w:r>
        <w:rPr>
          <w:rStyle w:val="58"/>
        </w:rPr>
        <w:t>&lt;-</w:t>
      </w:r>
      <w:r>
        <w:rPr>
          <w:rStyle w:val="72"/>
        </w:rPr>
        <w:t xml:space="preserve"> manual_ref_tae[manual_ref_tae</w:t>
      </w:r>
      <w:r>
        <w:rPr>
          <w:rStyle w:val="49"/>
        </w:rPr>
        <w:t>$</w:t>
      </w:r>
      <w:r>
        <w:rPr>
          <w:rStyle w:val="72"/>
        </w:rPr>
        <w:t xml:space="preserve">sound.files </w:t>
      </w:r>
      <w:r>
        <w:rPr>
          <w:rStyle w:val="49"/>
        </w:rPr>
        <w:t>%in%</w:t>
      </w:r>
      <w:r>
        <w:rPr>
          <w:rStyle w:val="72"/>
        </w:rPr>
        <w:t xml:space="preserve"> test_files, ]</w:t>
      </w:r>
    </w:p>
    <w:p>
      <w:pPr>
        <w:pStyle w:val="26"/>
        <w:rPr>
          <w:rFonts w:hint="default" w:ascii="Source Sans Pro" w:hAnsi="Source Sans Pro" w:cs="Source Sans Pro"/>
          <w:color w:val="auto"/>
          <w:sz w:val="24"/>
          <w:szCs w:val="24"/>
        </w:rPr>
      </w:pP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detection parameters can be optimized using the function </w:t>
      </w:r>
      <w:r>
        <w:rPr>
          <w:rStyle w:val="38"/>
          <w:rFonts w:hint="default" w:ascii="Source Sans Pro" w:hAnsi="Source Sans Pro" w:cs="Source Sans Pro"/>
          <w:color w:val="auto"/>
          <w:sz w:val="24"/>
          <w:szCs w:val="24"/>
        </w:rPr>
        <w:t>optimize_energy_detector</w:t>
      </w:r>
      <w:r>
        <w:rPr>
          <w:rFonts w:hint="default" w:ascii="Source Sans Pro" w:hAnsi="Source Sans Pro" w:cs="Source Sans Pro"/>
          <w:color w:val="auto"/>
          <w:sz w:val="24"/>
          <w:szCs w:val="24"/>
        </w:rPr>
        <w:t xml:space="preserve">. This function runs a detection for all possible combinations of tuning parameters. </w:t>
      </w:r>
      <w:ins w:id="1177" w:author="m" w:date="2023-05-09T10:40:11Z">
        <w:r>
          <w:rPr>
            <w:rFonts w:hint="default" w:ascii="Source Sans Pro" w:hAnsi="Source Sans Pro" w:cs="Source Sans Pro"/>
            <w:color w:val="auto"/>
            <w:sz w:val="24"/>
            <w:szCs w:val="24"/>
          </w:rPr>
          <w:t>Sev</w:t>
        </w:r>
      </w:ins>
      <w:ins w:id="1178" w:author="m" w:date="2023-05-09T10:40:12Z">
        <w:r>
          <w:rPr>
            <w:rFonts w:hint="default" w:ascii="Source Sans Pro" w:hAnsi="Source Sans Pro" w:cs="Source Sans Pro"/>
            <w:color w:val="auto"/>
            <w:sz w:val="24"/>
            <w:szCs w:val="24"/>
          </w:rPr>
          <w:t>eral v</w:t>
        </w:r>
      </w:ins>
      <w:ins w:id="1179" w:author="m" w:date="2023-05-09T10:40:13Z">
        <w:r>
          <w:rPr>
            <w:rFonts w:hint="default" w:ascii="Source Sans Pro" w:hAnsi="Source Sans Pro" w:cs="Source Sans Pro"/>
            <w:color w:val="auto"/>
            <w:sz w:val="24"/>
            <w:szCs w:val="24"/>
          </w:rPr>
          <w:t xml:space="preserve">alues </w:t>
        </w:r>
      </w:ins>
      <w:ins w:id="1180" w:author="m" w:date="2023-05-09T10:40:32Z">
        <w:r>
          <w:rPr>
            <w:rFonts w:hint="default" w:ascii="Source Sans Pro" w:hAnsi="Source Sans Pro" w:cs="Source Sans Pro"/>
            <w:color w:val="auto"/>
            <w:sz w:val="24"/>
            <w:szCs w:val="24"/>
          </w:rPr>
          <w:t>for e</w:t>
        </w:r>
      </w:ins>
      <w:ins w:id="1181" w:author="m" w:date="2023-05-09T10:40:33Z">
        <w:r>
          <w:rPr>
            <w:rFonts w:hint="default" w:ascii="Source Sans Pro" w:hAnsi="Source Sans Pro" w:cs="Source Sans Pro"/>
            <w:color w:val="auto"/>
            <w:sz w:val="24"/>
            <w:szCs w:val="24"/>
          </w:rPr>
          <w:t xml:space="preserve">ach </w:t>
        </w:r>
      </w:ins>
      <w:ins w:id="1182" w:author="m" w:date="2023-05-09T10:40:34Z">
        <w:r>
          <w:rPr>
            <w:rFonts w:hint="default" w:ascii="Source Sans Pro" w:hAnsi="Source Sans Pro" w:cs="Source Sans Pro"/>
            <w:color w:val="auto"/>
            <w:sz w:val="24"/>
            <w:szCs w:val="24"/>
          </w:rPr>
          <w:t>tun</w:t>
        </w:r>
      </w:ins>
      <w:ins w:id="1183" w:author="m" w:date="2023-05-09T10:40:36Z">
        <w:r>
          <w:rPr>
            <w:rFonts w:hint="default" w:ascii="Source Sans Pro" w:hAnsi="Source Sans Pro" w:cs="Source Sans Pro"/>
            <w:color w:val="auto"/>
            <w:sz w:val="24"/>
            <w:szCs w:val="24"/>
          </w:rPr>
          <w:t>ing</w:t>
        </w:r>
      </w:ins>
      <w:ins w:id="1184" w:author="m" w:date="2023-05-09T10:40:37Z">
        <w:r>
          <w:rPr>
            <w:rFonts w:hint="default" w:ascii="Source Sans Pro" w:hAnsi="Source Sans Pro" w:cs="Source Sans Pro"/>
            <w:color w:val="auto"/>
            <w:sz w:val="24"/>
            <w:szCs w:val="24"/>
          </w:rPr>
          <w:t xml:space="preserve"> paramet</w:t>
        </w:r>
      </w:ins>
      <w:ins w:id="1185" w:author="m" w:date="2023-05-09T10:40:38Z">
        <w:r>
          <w:rPr>
            <w:rFonts w:hint="default" w:ascii="Source Sans Pro" w:hAnsi="Source Sans Pro" w:cs="Source Sans Pro"/>
            <w:color w:val="auto"/>
            <w:sz w:val="24"/>
            <w:szCs w:val="24"/>
          </w:rPr>
          <w:t xml:space="preserve">er </w:t>
        </w:r>
      </w:ins>
      <w:ins w:id="1186" w:author="m" w:date="2023-05-09T10:40:13Z">
        <w:r>
          <w:rPr>
            <w:rFonts w:hint="default" w:ascii="Source Sans Pro" w:hAnsi="Source Sans Pro" w:cs="Source Sans Pro"/>
            <w:color w:val="auto"/>
            <w:sz w:val="24"/>
            <w:szCs w:val="24"/>
          </w:rPr>
          <w:t>can</w:t>
        </w:r>
      </w:ins>
      <w:ins w:id="1187" w:author="m" w:date="2023-05-09T10:40:14Z">
        <w:r>
          <w:rPr>
            <w:rFonts w:hint="default" w:ascii="Source Sans Pro" w:hAnsi="Source Sans Pro" w:cs="Source Sans Pro"/>
            <w:color w:val="auto"/>
            <w:sz w:val="24"/>
            <w:szCs w:val="24"/>
          </w:rPr>
          <w:t xml:space="preserve"> be </w:t>
        </w:r>
      </w:ins>
      <w:ins w:id="1188" w:author="m" w:date="2023-05-09T10:40:22Z">
        <w:r>
          <w:rPr>
            <w:rFonts w:hint="default" w:ascii="Source Sans Pro" w:hAnsi="Source Sans Pro" w:cs="Source Sans Pro"/>
            <w:color w:val="auto"/>
            <w:sz w:val="24"/>
            <w:szCs w:val="24"/>
          </w:rPr>
          <w:t>ev</w:t>
        </w:r>
      </w:ins>
      <w:ins w:id="1189" w:author="m" w:date="2023-05-09T10:40:24Z">
        <w:r>
          <w:rPr>
            <w:rFonts w:hint="default" w:ascii="Source Sans Pro" w:hAnsi="Source Sans Pro" w:cs="Source Sans Pro"/>
            <w:color w:val="auto"/>
            <w:sz w:val="24"/>
            <w:szCs w:val="24"/>
          </w:rPr>
          <w:t>aluate</w:t>
        </w:r>
      </w:ins>
      <w:ins w:id="1190" w:author="m" w:date="2023-05-09T10:40:25Z">
        <w:r>
          <w:rPr>
            <w:rFonts w:hint="default" w:ascii="Source Sans Pro" w:hAnsi="Source Sans Pro" w:cs="Source Sans Pro"/>
            <w:color w:val="auto"/>
            <w:sz w:val="24"/>
            <w:szCs w:val="24"/>
          </w:rPr>
          <w:t xml:space="preserve">d in a </w:t>
        </w:r>
      </w:ins>
      <w:ins w:id="1191" w:author="m" w:date="2023-05-09T10:40:26Z">
        <w:r>
          <w:rPr>
            <w:rFonts w:hint="default" w:ascii="Source Sans Pro" w:hAnsi="Source Sans Pro" w:cs="Source Sans Pro"/>
            <w:color w:val="auto"/>
            <w:sz w:val="24"/>
            <w:szCs w:val="24"/>
          </w:rPr>
          <w:t>single r</w:t>
        </w:r>
      </w:ins>
      <w:ins w:id="1192" w:author="m" w:date="2023-05-09T10:40:27Z">
        <w:r>
          <w:rPr>
            <w:rFonts w:hint="default" w:ascii="Source Sans Pro" w:hAnsi="Source Sans Pro" w:cs="Source Sans Pro"/>
            <w:color w:val="auto"/>
            <w:sz w:val="24"/>
            <w:szCs w:val="24"/>
          </w:rPr>
          <w:t>un</w:t>
        </w:r>
      </w:ins>
      <w:ins w:id="1193" w:author="m" w:date="2023-05-09T10:40:42Z">
        <w:r>
          <w:rPr>
            <w:rFonts w:hint="default" w:ascii="Source Sans Pro" w:hAnsi="Source Sans Pro" w:cs="Source Sans Pro"/>
            <w:color w:val="auto"/>
            <w:sz w:val="24"/>
            <w:szCs w:val="24"/>
          </w:rPr>
          <w:t>.</w:t>
        </w:r>
      </w:ins>
      <w:ins w:id="1194" w:author="m" w:date="2023-05-09T10:39:18Z">
        <w:r>
          <w:rPr>
            <w:rFonts w:hint="default" w:ascii="Source Sans Pro" w:hAnsi="Source Sans Pro" w:cs="Source Sans Pro"/>
            <w:color w:val="auto"/>
            <w:sz w:val="24"/>
            <w:szCs w:val="24"/>
          </w:rPr>
          <w:t xml:space="preserve"> </w:t>
        </w:r>
      </w:ins>
      <w:r>
        <w:rPr>
          <w:rFonts w:hint="default" w:ascii="Source Sans Pro" w:hAnsi="Source Sans Pro" w:cs="Source Sans Pro"/>
          <w:color w:val="auto"/>
          <w:sz w:val="24"/>
          <w:szCs w:val="24"/>
        </w:rPr>
        <w:t>The code below tries three minimum duration and maximum duration values and two hold time values</w:t>
      </w:r>
      <w:ins w:id="1195" w:author="m" w:date="2023-05-10T13:27:20Z">
        <w:del w:id="1196" w:author="marcelo" w:date="2023-05-19T07:20:02Z">
          <w:r>
            <w:rPr>
              <w:rFonts w:hint="default" w:ascii="Source Sans Pro" w:hAnsi="Source Sans Pro" w:cs="Source Sans Pro"/>
              <w:color w:val="auto"/>
              <w:sz w:val="24"/>
              <w:szCs w:val="24"/>
            </w:rPr>
            <w:delText>&lt;`</w:delText>
          </w:r>
        </w:del>
      </w:ins>
      <w:del w:id="1197" w:author="m" w:date="2023-05-10T13:27:08Z">
        <w:r>
          <w:rPr>
            <w:rFonts w:hint="default" w:ascii="Source Sans Pro" w:hAnsi="Source Sans Pro" w:cs="Source Sans Pro"/>
            <w:color w:val="auto"/>
            <w:sz w:val="24"/>
            <w:szCs w:val="24"/>
          </w:rPr>
          <w:delText xml:space="preserve"> </w:delText>
        </w:r>
      </w:del>
      <w:del w:id="1198" w:author="m" w:date="2023-05-10T13:27:07Z">
        <w:r>
          <w:rPr>
            <w:rFonts w:hint="default" w:ascii="Source Sans Pro" w:hAnsi="Source Sans Pro" w:cs="Source Sans Pro"/>
            <w:color w:val="auto"/>
            <w:sz w:val="24"/>
            <w:szCs w:val="24"/>
          </w:rPr>
          <w:delText>(which merges sounds within the specified time interval)</w:delText>
        </w:r>
      </w:del>
      <w:r>
        <w:rPr>
          <w:rFonts w:hint="default" w:ascii="Source Sans Pro" w:hAnsi="Source Sans Pro" w:cs="Source Sans Pro"/>
          <w:color w:val="auto"/>
          <w:sz w:val="24"/>
          <w:szCs w:val="24"/>
        </w:rPr>
        <w:t>:</w:t>
      </w:r>
    </w:p>
    <w:p>
      <w:pPr>
        <w:pStyle w:val="39"/>
        <w:spacing w:after="0"/>
        <w:rPr>
          <w:ins w:id="1200" w:author="m" w:date="2023-05-10T12:44:41Z"/>
          <w:rStyle w:val="72"/>
        </w:rPr>
        <w:pPrChange w:id="1199" w:author="marcelo" w:date="2023-05-10T09:16:37Z">
          <w:pPr>
            <w:pStyle w:val="39"/>
          </w:pPr>
        </w:pPrChange>
      </w:pPr>
      <w:r>
        <w:rPr>
          <w:rStyle w:val="72"/>
        </w:rPr>
        <w:t xml:space="preserve">opt_det_train </w:t>
      </w:r>
      <w:r>
        <w:rPr>
          <w:rStyle w:val="58"/>
        </w:rPr>
        <w:t>&lt;-</w:t>
      </w:r>
      <w:r>
        <w:rPr>
          <w:rStyle w:val="72"/>
        </w:rPr>
        <w:t xml:space="preserve"> </w:t>
      </w:r>
      <w:r>
        <w:rPr>
          <w:rStyle w:val="59"/>
        </w:rPr>
        <w:t>optimize_energy_detector</w:t>
      </w:r>
      <w:r>
        <w:rPr>
          <w:rStyle w:val="72"/>
        </w:rPr>
        <w:t>(</w:t>
      </w:r>
    </w:p>
    <w:p>
      <w:pPr>
        <w:pStyle w:val="39"/>
        <w:spacing w:after="0"/>
        <w:ind w:firstLine="720"/>
        <w:rPr>
          <w:ins w:id="1202" w:author="marcelo" w:date="2023-05-10T09:16:22Z"/>
          <w:rStyle w:val="72"/>
        </w:rPr>
        <w:pPrChange w:id="1201" w:author="m" w:date="2023-05-10T12:44:42Z">
          <w:pPr>
            <w:pStyle w:val="39"/>
          </w:pPr>
        </w:pPrChange>
      </w:pPr>
      <w:r>
        <w:rPr>
          <w:rStyle w:val="66"/>
        </w:rPr>
        <w:t>reference =</w:t>
      </w:r>
      <w:r>
        <w:rPr>
          <w:rStyle w:val="72"/>
        </w:rPr>
        <w:t xml:space="preserve"> train_ref, </w:t>
      </w:r>
      <w:ins w:id="1203" w:author="marcelo" w:date="2023-05-10T09:18:06Z">
        <w:r>
          <w:rPr>
            <w:rStyle w:val="72"/>
            <w:rFonts w:hint="default"/>
            <w:lang w:val="en-US"/>
          </w:rPr>
          <w:t xml:space="preserve"> # annotation data frame </w:t>
        </w:r>
      </w:ins>
    </w:p>
    <w:p>
      <w:pPr>
        <w:pStyle w:val="39"/>
        <w:spacing w:after="0"/>
        <w:ind w:firstLine="720"/>
        <w:rPr>
          <w:ins w:id="1205" w:author="marcelo" w:date="2023-05-10T09:16:53Z"/>
          <w:rStyle w:val="72"/>
          <w:rFonts w:hint="default"/>
          <w:lang w:val="en-US"/>
        </w:rPr>
        <w:pPrChange w:id="1204" w:author="marcelo" w:date="2023-05-10T09:16:45Z">
          <w:pPr>
            <w:pStyle w:val="39"/>
          </w:pPr>
        </w:pPrChange>
      </w:pPr>
      <w:r>
        <w:rPr>
          <w:rStyle w:val="66"/>
        </w:rPr>
        <w:t>files =</w:t>
      </w:r>
      <w:r>
        <w:rPr>
          <w:rStyle w:val="72"/>
        </w:rPr>
        <w:t xml:space="preserve"> train_files,</w:t>
      </w:r>
      <w:ins w:id="1206" w:author="marcelo" w:date="2023-05-10T09:17:28Z">
        <w:r>
          <w:rPr>
            <w:rStyle w:val="72"/>
            <w:rFonts w:hint="default"/>
            <w:lang w:val="en-US"/>
          </w:rPr>
          <w:t xml:space="preserve"> </w:t>
        </w:r>
      </w:ins>
      <w:ins w:id="1207" w:author="marcelo" w:date="2023-05-10T09:19:30Z">
        <w:r>
          <w:rPr>
            <w:rStyle w:val="72"/>
            <w:rFonts w:hint="default"/>
            <w:lang w:val="en-US"/>
          </w:rPr>
          <w:t xml:space="preserve">  </w:t>
        </w:r>
      </w:ins>
      <w:ins w:id="1208" w:author="marcelo" w:date="2023-05-10T09:17:30Z">
        <w:r>
          <w:rPr>
            <w:rStyle w:val="72"/>
            <w:rFonts w:hint="default"/>
            <w:lang w:val="en-US"/>
          </w:rPr>
          <w:t>#</w:t>
        </w:r>
      </w:ins>
      <w:ins w:id="1209" w:author="marcelo" w:date="2023-05-10T09:18:23Z">
        <w:r>
          <w:rPr>
            <w:rStyle w:val="72"/>
            <w:rFonts w:hint="default"/>
            <w:lang w:val="en-US"/>
          </w:rPr>
          <w:t xml:space="preserve"> sound</w:t>
        </w:r>
      </w:ins>
      <w:ins w:id="1210" w:author="marcelo" w:date="2023-05-10T09:18:24Z">
        <w:r>
          <w:rPr>
            <w:rStyle w:val="72"/>
            <w:rFonts w:hint="default"/>
            <w:lang w:val="en-US"/>
          </w:rPr>
          <w:t xml:space="preserve"> fil</w:t>
        </w:r>
      </w:ins>
      <w:ins w:id="1211" w:author="marcelo" w:date="2023-05-10T09:18:32Z">
        <w:r>
          <w:rPr>
            <w:rStyle w:val="72"/>
            <w:rFonts w:hint="default"/>
            <w:lang w:val="en-US"/>
          </w:rPr>
          <w:t xml:space="preserve">es </w:t>
        </w:r>
      </w:ins>
      <w:ins w:id="1212" w:author="marcelo" w:date="2023-05-10T09:18:49Z">
        <w:r>
          <w:rPr>
            <w:rStyle w:val="72"/>
            <w:rFonts w:hint="default"/>
            <w:lang w:val="en-US"/>
          </w:rPr>
          <w:t>o</w:t>
        </w:r>
      </w:ins>
      <w:ins w:id="1213" w:author="marcelo" w:date="2023-05-10T09:18:51Z">
        <w:r>
          <w:rPr>
            <w:rStyle w:val="72"/>
            <w:rFonts w:hint="default"/>
            <w:lang w:val="en-US"/>
          </w:rPr>
          <w:t>n whi</w:t>
        </w:r>
      </w:ins>
      <w:ins w:id="1214" w:author="marcelo" w:date="2023-05-10T09:18:52Z">
        <w:r>
          <w:rPr>
            <w:rStyle w:val="72"/>
            <w:rFonts w:hint="default"/>
            <w:lang w:val="en-US"/>
          </w:rPr>
          <w:t xml:space="preserve">ch to </w:t>
        </w:r>
      </w:ins>
      <w:ins w:id="1215" w:author="marcelo" w:date="2023-05-10T09:18:53Z">
        <w:r>
          <w:rPr>
            <w:rStyle w:val="72"/>
            <w:rFonts w:hint="default"/>
            <w:lang w:val="en-US"/>
          </w:rPr>
          <w:t>optimiz</w:t>
        </w:r>
      </w:ins>
      <w:ins w:id="1216" w:author="marcelo" w:date="2023-05-10T09:18:54Z">
        <w:r>
          <w:rPr>
            <w:rStyle w:val="72"/>
            <w:rFonts w:hint="default"/>
            <w:lang w:val="en-US"/>
          </w:rPr>
          <w:t xml:space="preserve">e </w:t>
        </w:r>
      </w:ins>
      <w:ins w:id="1217" w:author="marcelo" w:date="2023-05-10T09:18:55Z">
        <w:r>
          <w:rPr>
            <w:rStyle w:val="72"/>
            <w:rFonts w:hint="default"/>
            <w:lang w:val="en-US"/>
          </w:rPr>
          <w:t>d</w:t>
        </w:r>
      </w:ins>
      <w:ins w:id="1218" w:author="marcelo" w:date="2023-05-10T09:18:56Z">
        <w:r>
          <w:rPr>
            <w:rStyle w:val="72"/>
            <w:rFonts w:hint="default"/>
            <w:lang w:val="en-US"/>
          </w:rPr>
          <w:t>etect</w:t>
        </w:r>
      </w:ins>
      <w:ins w:id="1219" w:author="marcelo" w:date="2023-05-10T09:18:57Z">
        <w:r>
          <w:rPr>
            <w:rStyle w:val="72"/>
            <w:rFonts w:hint="default"/>
            <w:lang w:val="en-US"/>
          </w:rPr>
          <w:t>ion</w:t>
        </w:r>
      </w:ins>
      <w:r>
        <w:br w:type="textWrapping"/>
      </w:r>
      <w:r>
        <w:rPr>
          <w:rStyle w:val="72"/>
        </w:rPr>
        <w:t xml:space="preserve">   </w:t>
      </w:r>
      <w:ins w:id="1220" w:author="marcelo" w:date="2023-05-10T09:16:47Z">
        <w:r>
          <w:rPr>
            <w:rStyle w:val="72"/>
            <w:rFonts w:hint="default"/>
            <w:lang w:val="en-US"/>
          </w:rPr>
          <w:tab/>
        </w:r>
      </w:ins>
      <w:del w:id="1221" w:author="marcelo" w:date="2023-05-10T09:16:46Z">
        <w:r>
          <w:rPr>
            <w:rStyle w:val="72"/>
          </w:rPr>
          <w:delText xml:space="preserve"> </w:delText>
        </w:r>
      </w:del>
      <w:r>
        <w:rPr>
          <w:rStyle w:val="66"/>
        </w:rPr>
        <w:t>threshold =</w:t>
      </w:r>
      <w:r>
        <w:rPr>
          <w:rStyle w:val="72"/>
        </w:rPr>
        <w:t xml:space="preserve"> </w:t>
      </w:r>
      <w:r>
        <w:rPr>
          <w:rStyle w:val="59"/>
        </w:rPr>
        <w:t>c</w:t>
      </w:r>
      <w:r>
        <w:rPr>
          <w:rStyle w:val="72"/>
        </w:rPr>
        <w:t>(</w:t>
      </w:r>
      <w:r>
        <w:rPr>
          <w:rStyle w:val="44"/>
        </w:rPr>
        <w:t>1</w:t>
      </w:r>
      <w:r>
        <w:rPr>
          <w:rStyle w:val="72"/>
        </w:rPr>
        <w:t xml:space="preserve">, </w:t>
      </w:r>
      <w:r>
        <w:rPr>
          <w:rStyle w:val="44"/>
        </w:rPr>
        <w:t>5</w:t>
      </w:r>
      <w:r>
        <w:rPr>
          <w:rStyle w:val="72"/>
        </w:rPr>
        <w:t xml:space="preserve">), </w:t>
      </w:r>
      <w:ins w:id="1222" w:author="marcelo" w:date="2023-05-10T09:19:32Z">
        <w:r>
          <w:rPr>
            <w:rStyle w:val="72"/>
            <w:rFonts w:hint="default"/>
            <w:lang w:val="en-US"/>
          </w:rPr>
          <w:t xml:space="preserve">  </w:t>
        </w:r>
      </w:ins>
      <w:ins w:id="1223" w:author="marcelo" w:date="2023-05-10T09:19:04Z">
        <w:r>
          <w:rPr>
            <w:rStyle w:val="72"/>
            <w:rFonts w:hint="default"/>
            <w:lang w:val="en-US"/>
          </w:rPr>
          <w:t>#</w:t>
        </w:r>
      </w:ins>
      <w:ins w:id="1224" w:author="marcelo" w:date="2023-05-10T09:19:05Z">
        <w:r>
          <w:rPr>
            <w:rStyle w:val="72"/>
            <w:rFonts w:hint="default"/>
            <w:lang w:val="en-US"/>
          </w:rPr>
          <w:t xml:space="preserve"> </w:t>
        </w:r>
      </w:ins>
      <w:ins w:id="1225" w:author="marcelo" w:date="2023-05-10T09:19:07Z">
        <w:r>
          <w:rPr>
            <w:rStyle w:val="72"/>
            <w:rFonts w:hint="default"/>
            <w:lang w:val="en-US"/>
          </w:rPr>
          <w:t>am</w:t>
        </w:r>
      </w:ins>
      <w:ins w:id="1226" w:author="marcelo" w:date="2023-05-10T09:19:08Z">
        <w:r>
          <w:rPr>
            <w:rStyle w:val="72"/>
            <w:rFonts w:hint="default"/>
            <w:lang w:val="en-US"/>
          </w:rPr>
          <w:t xml:space="preserve">plitude </w:t>
        </w:r>
      </w:ins>
      <w:ins w:id="1227" w:author="marcelo" w:date="2023-05-10T09:19:09Z">
        <w:r>
          <w:rPr>
            <w:rStyle w:val="72"/>
            <w:rFonts w:hint="default"/>
            <w:lang w:val="en-US"/>
          </w:rPr>
          <w:t>thresh</w:t>
        </w:r>
      </w:ins>
      <w:ins w:id="1228" w:author="marcelo" w:date="2023-05-10T09:19:10Z">
        <w:r>
          <w:rPr>
            <w:rStyle w:val="72"/>
            <w:rFonts w:hint="default"/>
            <w:lang w:val="en-US"/>
          </w:rPr>
          <w:t>old</w:t>
        </w:r>
      </w:ins>
      <w:ins w:id="1229" w:author="marcelo" w:date="2023-05-10T09:19:11Z">
        <w:r>
          <w:rPr>
            <w:rStyle w:val="72"/>
            <w:rFonts w:hint="default"/>
            <w:lang w:val="en-US"/>
          </w:rPr>
          <w:t xml:space="preserve"> (</w:t>
        </w:r>
      </w:ins>
      <w:ins w:id="1230" w:author="marcelo" w:date="2023-05-10T09:19:12Z">
        <w:r>
          <w:rPr>
            <w:rStyle w:val="72"/>
            <w:rFonts w:hint="default"/>
            <w:lang w:val="en-US"/>
          </w:rPr>
          <w:t>in %)</w:t>
        </w:r>
      </w:ins>
    </w:p>
    <w:p>
      <w:pPr>
        <w:pStyle w:val="39"/>
        <w:spacing w:after="0"/>
        <w:ind w:firstLine="720"/>
        <w:rPr>
          <w:ins w:id="1232" w:author="marcelo" w:date="2023-05-10T09:16:56Z"/>
          <w:del w:id="1233" w:author="m" w:date="2023-05-10T12:28:24Z"/>
          <w:rStyle w:val="72"/>
        </w:rPr>
        <w:pPrChange w:id="1231" w:author="marcelo" w:date="2023-05-10T09:16:45Z">
          <w:pPr>
            <w:pStyle w:val="39"/>
          </w:pPr>
        </w:pPrChange>
      </w:pPr>
      <w:r>
        <w:rPr>
          <w:rStyle w:val="66"/>
        </w:rPr>
        <w:t>hop.size =</w:t>
      </w:r>
      <w:r>
        <w:rPr>
          <w:rStyle w:val="72"/>
        </w:rPr>
        <w:t xml:space="preserve"> </w:t>
      </w:r>
      <w:r>
        <w:rPr>
          <w:rStyle w:val="46"/>
        </w:rPr>
        <w:t>11.6</w:t>
      </w:r>
      <w:r>
        <w:rPr>
          <w:rStyle w:val="72"/>
        </w:rPr>
        <w:t xml:space="preserve">, </w:t>
      </w:r>
      <w:ins w:id="1234" w:author="marcelo" w:date="2023-05-10T09:19:35Z">
        <w:r>
          <w:rPr>
            <w:rStyle w:val="72"/>
            <w:rFonts w:hint="default"/>
            <w:lang w:val="en-US"/>
          </w:rPr>
          <w:t xml:space="preserve">  </w:t>
        </w:r>
      </w:ins>
      <w:ins w:id="1235" w:author="m" w:date="2023-05-10T12:28:24Z">
        <w:r>
          <w:rPr>
            <w:rStyle w:val="72"/>
            <w:rFonts w:hint="default"/>
            <w:lang w:val="en-US"/>
          </w:rPr>
          <w:t xml:space="preserve"># size of the spectrogram time window </w:t>
        </w:r>
      </w:ins>
      <w:ins w:id="1236" w:author="m" w:date="2023-05-10T12:28:24Z">
        <w:r>
          <w:rPr>
            <w:rStyle w:val="72"/>
            <w:rFonts w:hint="default" w:ascii="Consolas"/>
          </w:rPr>
          <w:t>(</w:t>
        </w:r>
      </w:ins>
      <w:ins w:id="1237" w:author="m" w:date="2023-05-10T12:28:24Z">
        <w:r>
          <w:rPr>
            <w:rStyle w:val="72"/>
            <w:rFonts w:hint="default"/>
            <w:lang w:val="en-US"/>
          </w:rPr>
          <w:t>ms</w:t>
        </w:r>
      </w:ins>
      <w:ins w:id="1238" w:author="m" w:date="2023-05-10T12:28:24Z">
        <w:r>
          <w:rPr>
            <w:rStyle w:val="72"/>
            <w:rFonts w:hint="default" w:ascii="Consolas"/>
          </w:rPr>
          <w:t>)</w:t>
        </w:r>
      </w:ins>
      <w:ins w:id="1239" w:author="marcelo" w:date="2023-05-10T09:19:28Z">
        <w:del w:id="1240" w:author="m" w:date="2023-05-10T12:28:24Z">
          <w:r>
            <w:rPr>
              <w:rStyle w:val="72"/>
              <w:rFonts w:hint="default"/>
              <w:lang w:val="en-US"/>
            </w:rPr>
            <w:delText># size of the spectrogram time window in ms</w:delText>
          </w:r>
        </w:del>
      </w:ins>
    </w:p>
    <w:p>
      <w:pPr>
        <w:pStyle w:val="39"/>
        <w:spacing w:after="0"/>
        <w:ind w:firstLine="720"/>
        <w:rPr>
          <w:ins w:id="1242" w:author="m" w:date="2023-05-10T12:28:25Z"/>
          <w:rStyle w:val="66"/>
        </w:rPr>
        <w:pPrChange w:id="1241" w:author="marcelo" w:date="2023-05-10T09:16:45Z">
          <w:pPr>
            <w:pStyle w:val="39"/>
          </w:pPr>
        </w:pPrChange>
      </w:pPr>
    </w:p>
    <w:p>
      <w:pPr>
        <w:pStyle w:val="39"/>
        <w:spacing w:after="0"/>
        <w:ind w:firstLine="720"/>
        <w:rPr>
          <w:ins w:id="1244" w:author="marcelo" w:date="2023-05-10T09:16:58Z"/>
          <w:rStyle w:val="72"/>
          <w:rFonts w:hint="default"/>
          <w:lang w:val="en-US"/>
        </w:rPr>
        <w:pPrChange w:id="1243" w:author="marcelo" w:date="2023-05-10T09:16:45Z">
          <w:pPr>
            <w:pStyle w:val="39"/>
          </w:pPr>
        </w:pPrChange>
      </w:pPr>
      <w:r>
        <w:rPr>
          <w:rStyle w:val="66"/>
        </w:rPr>
        <w:t>smooth =</w:t>
      </w:r>
      <w:r>
        <w:rPr>
          <w:rStyle w:val="72"/>
        </w:rPr>
        <w:t xml:space="preserve"> </w:t>
      </w:r>
      <w:r>
        <w:rPr>
          <w:rStyle w:val="59"/>
        </w:rPr>
        <w:t>c</w:t>
      </w:r>
      <w:r>
        <w:rPr>
          <w:rStyle w:val="72"/>
        </w:rPr>
        <w:t>(</w:t>
      </w:r>
      <w:r>
        <w:rPr>
          <w:rStyle w:val="44"/>
        </w:rPr>
        <w:t>5</w:t>
      </w:r>
      <w:r>
        <w:rPr>
          <w:rStyle w:val="72"/>
        </w:rPr>
        <w:t xml:space="preserve">, </w:t>
      </w:r>
      <w:r>
        <w:rPr>
          <w:rStyle w:val="44"/>
        </w:rPr>
        <w:t>10</w:t>
      </w:r>
      <w:r>
        <w:rPr>
          <w:rStyle w:val="72"/>
        </w:rPr>
        <w:t xml:space="preserve">), </w:t>
      </w:r>
      <w:ins w:id="1245" w:author="marcelo" w:date="2023-05-10T09:19:38Z">
        <w:r>
          <w:rPr>
            <w:rStyle w:val="72"/>
            <w:rFonts w:hint="default"/>
            <w:lang w:val="en-US"/>
          </w:rPr>
          <w:t xml:space="preserve"> </w:t>
        </w:r>
      </w:ins>
      <w:ins w:id="1246" w:author="marcelo" w:date="2023-05-10T09:19:39Z">
        <w:r>
          <w:rPr>
            <w:rStyle w:val="72"/>
            <w:rFonts w:hint="default"/>
            <w:lang w:val="en-US"/>
          </w:rPr>
          <w:t xml:space="preserve"># </w:t>
        </w:r>
      </w:ins>
      <w:ins w:id="1247" w:author="marcelo" w:date="2023-05-10T09:19:54Z">
        <w:r>
          <w:rPr>
            <w:rStyle w:val="72"/>
            <w:rFonts w:hint="default"/>
            <w:lang w:val="en-US"/>
          </w:rPr>
          <w:t xml:space="preserve">size </w:t>
        </w:r>
      </w:ins>
      <w:ins w:id="1248" w:author="marcelo" w:date="2023-05-10T09:20:00Z">
        <w:r>
          <w:rPr>
            <w:rStyle w:val="72"/>
            <w:rFonts w:hint="default"/>
            <w:lang w:val="en-US"/>
          </w:rPr>
          <w:t xml:space="preserve">(in </w:t>
        </w:r>
      </w:ins>
      <w:ins w:id="1249" w:author="marcelo" w:date="2023-05-10T09:20:01Z">
        <w:r>
          <w:rPr>
            <w:rStyle w:val="72"/>
            <w:rFonts w:hint="default"/>
            <w:lang w:val="en-US"/>
          </w:rPr>
          <w:t xml:space="preserve">ms) </w:t>
        </w:r>
      </w:ins>
      <w:ins w:id="1250" w:author="marcelo" w:date="2023-05-10T09:20:02Z">
        <w:r>
          <w:rPr>
            <w:rStyle w:val="72"/>
            <w:rFonts w:hint="default"/>
            <w:lang w:val="en-US"/>
          </w:rPr>
          <w:t xml:space="preserve">of the </w:t>
        </w:r>
      </w:ins>
      <w:ins w:id="1251" w:author="marcelo" w:date="2023-05-10T09:19:44Z">
        <w:r>
          <w:rPr>
            <w:rStyle w:val="72"/>
            <w:rFonts w:hint="default"/>
            <w:lang w:val="en-US"/>
          </w:rPr>
          <w:t>sli</w:t>
        </w:r>
      </w:ins>
      <w:ins w:id="1252" w:author="marcelo" w:date="2023-05-10T09:19:45Z">
        <w:r>
          <w:rPr>
            <w:rStyle w:val="72"/>
            <w:rFonts w:hint="default"/>
            <w:lang w:val="en-US"/>
          </w:rPr>
          <w:t>di</w:t>
        </w:r>
      </w:ins>
      <w:ins w:id="1253" w:author="marcelo" w:date="2023-05-10T09:19:46Z">
        <w:r>
          <w:rPr>
            <w:rStyle w:val="72"/>
            <w:rFonts w:hint="default"/>
            <w:lang w:val="en-US"/>
          </w:rPr>
          <w:t>ng wind</w:t>
        </w:r>
      </w:ins>
      <w:ins w:id="1254" w:author="marcelo" w:date="2023-05-10T09:19:47Z">
        <w:r>
          <w:rPr>
            <w:rStyle w:val="72"/>
            <w:rFonts w:hint="default"/>
            <w:lang w:val="en-US"/>
          </w:rPr>
          <w:t xml:space="preserve">ow </w:t>
        </w:r>
      </w:ins>
      <w:ins w:id="1255" w:author="marcelo" w:date="2023-05-10T09:20:05Z">
        <w:r>
          <w:rPr>
            <w:rStyle w:val="72"/>
            <w:rFonts w:hint="default"/>
            <w:lang w:val="en-US"/>
          </w:rPr>
          <w:t>use</w:t>
        </w:r>
      </w:ins>
      <w:ins w:id="1256" w:author="marcelo" w:date="2023-05-10T09:20:07Z">
        <w:r>
          <w:rPr>
            <w:rStyle w:val="72"/>
            <w:rFonts w:hint="default"/>
            <w:lang w:val="en-US"/>
          </w:rPr>
          <w:t xml:space="preserve"> fo</w:t>
        </w:r>
      </w:ins>
      <w:ins w:id="1257" w:author="marcelo" w:date="2023-05-10T09:20:08Z">
        <w:r>
          <w:rPr>
            <w:rStyle w:val="72"/>
            <w:rFonts w:hint="default"/>
            <w:lang w:val="en-US"/>
          </w:rPr>
          <w:t xml:space="preserve">r </w:t>
        </w:r>
      </w:ins>
      <w:ins w:id="1258" w:author="marcelo" w:date="2023-05-10T09:19:48Z">
        <w:r>
          <w:rPr>
            <w:rStyle w:val="72"/>
            <w:rFonts w:hint="default"/>
            <w:lang w:val="en-US"/>
          </w:rPr>
          <w:t>smooth</w:t>
        </w:r>
      </w:ins>
      <w:ins w:id="1259" w:author="marcelo" w:date="2023-05-10T09:19:51Z">
        <w:r>
          <w:rPr>
            <w:rStyle w:val="72"/>
            <w:rFonts w:hint="default"/>
            <w:lang w:val="en-US"/>
          </w:rPr>
          <w:t>in</w:t>
        </w:r>
      </w:ins>
      <w:ins w:id="1260" w:author="marcelo" w:date="2023-05-10T09:19:52Z">
        <w:r>
          <w:rPr>
            <w:rStyle w:val="72"/>
            <w:rFonts w:hint="default"/>
            <w:lang w:val="en-US"/>
          </w:rPr>
          <w:t>g</w:t>
        </w:r>
      </w:ins>
    </w:p>
    <w:p>
      <w:pPr>
        <w:pStyle w:val="39"/>
        <w:spacing w:after="0"/>
        <w:ind w:firstLine="720"/>
        <w:rPr>
          <w:ins w:id="1262" w:author="marcelo" w:date="2023-05-10T09:17:16Z"/>
          <w:rStyle w:val="72"/>
          <w:rFonts w:hint="default"/>
        </w:rPr>
        <w:pPrChange w:id="1261" w:author="marcelo" w:date="2023-05-10T09:16:45Z">
          <w:pPr>
            <w:pStyle w:val="39"/>
          </w:pPr>
        </w:pPrChange>
      </w:pPr>
      <w:r>
        <w:rPr>
          <w:rStyle w:val="66"/>
        </w:rPr>
        <w:t>hold.time =</w:t>
      </w:r>
      <w:r>
        <w:rPr>
          <w:rStyle w:val="72"/>
        </w:rPr>
        <w:t xml:space="preserve"> </w:t>
      </w:r>
      <w:r>
        <w:rPr>
          <w:rStyle w:val="59"/>
        </w:rPr>
        <w:t>c</w:t>
      </w:r>
      <w:r>
        <w:rPr>
          <w:rStyle w:val="72"/>
        </w:rPr>
        <w:t>(</w:t>
      </w:r>
      <w:r>
        <w:rPr>
          <w:rStyle w:val="44"/>
        </w:rPr>
        <w:t>0</w:t>
      </w:r>
      <w:r>
        <w:rPr>
          <w:rStyle w:val="72"/>
        </w:rPr>
        <w:t>,</w:t>
      </w:r>
      <w:ins w:id="1263" w:author="marcelo" w:date="2023-05-10T09:17:14Z">
        <w:r>
          <w:rPr>
            <w:rStyle w:val="72"/>
            <w:rFonts w:hint="default"/>
            <w:lang w:val="en-US"/>
          </w:rPr>
          <w:t xml:space="preserve"> </w:t>
        </w:r>
      </w:ins>
      <w:del w:id="1264" w:author="marcelo" w:date="2023-05-10T09:17:11Z">
        <w:r>
          <w:rPr/>
          <w:br w:type="textWrapping"/>
        </w:r>
      </w:del>
      <w:del w:id="1265" w:author="marcelo" w:date="2023-05-10T09:17:11Z">
        <w:r>
          <w:rPr>
            <w:rStyle w:val="72"/>
          </w:rPr>
          <w:delText xml:space="preserve"> </w:delText>
        </w:r>
      </w:del>
      <w:del w:id="1266" w:author="marcelo" w:date="2023-05-10T09:17:10Z">
        <w:r>
          <w:rPr>
            <w:rStyle w:val="72"/>
          </w:rPr>
          <w:delText xml:space="preserve">   </w:delText>
        </w:r>
      </w:del>
      <w:del w:id="1267" w:author="marcelo" w:date="2023-05-10T09:17:09Z">
        <w:r>
          <w:rPr>
            <w:rStyle w:val="72"/>
          </w:rPr>
          <w:delText xml:space="preserve">    </w:delText>
        </w:r>
      </w:del>
      <w:r>
        <w:rPr>
          <w:rStyle w:val="44"/>
        </w:rPr>
        <w:t>5</w:t>
      </w:r>
      <w:r>
        <w:rPr>
          <w:rStyle w:val="72"/>
        </w:rPr>
        <w:t xml:space="preserve">), </w:t>
      </w:r>
      <w:ins w:id="1268" w:author="m" w:date="2023-05-10T12:30:24Z">
        <w:r>
          <w:rPr>
            <w:rStyle w:val="72"/>
            <w:rFonts w:hint="default" w:ascii="Consolas"/>
          </w:rPr>
          <w:t xml:space="preserve"> </w:t>
        </w:r>
      </w:ins>
      <w:ins w:id="1269" w:author="m" w:date="2023-05-10T12:30:27Z">
        <w:r>
          <w:rPr>
            <w:rStyle w:val="72"/>
            <w:rFonts w:hint="default" w:ascii="Consolas"/>
          </w:rPr>
          <w:t xml:space="preserve"> </w:t>
        </w:r>
      </w:ins>
      <w:ins w:id="1270" w:author="m" w:date="2023-05-10T12:29:03Z">
        <w:r>
          <w:rPr>
            <w:rStyle w:val="72"/>
            <w:rFonts w:hint="default" w:ascii="Consolas"/>
          </w:rPr>
          <w:t xml:space="preserve"># </w:t>
        </w:r>
      </w:ins>
      <w:ins w:id="1271" w:author="m" w:date="2023-05-10T12:29:17Z">
        <w:r>
          <w:rPr>
            <w:rStyle w:val="72"/>
            <w:rFonts w:hint="default" w:ascii="Consolas"/>
          </w:rPr>
          <w:t>t</w:t>
        </w:r>
      </w:ins>
      <w:ins w:id="1272" w:author="m" w:date="2023-05-10T12:29:08Z">
        <w:r>
          <w:rPr>
            <w:rStyle w:val="72"/>
            <w:rFonts w:hint="default" w:ascii="Consolas"/>
            <w:rPrChange w:id="1273" w:author="m" w:date="2023-05-10T12:29:08Z">
              <w:rPr>
                <w:rFonts w:hint="default"/>
              </w:rPr>
            </w:rPrChange>
          </w:rPr>
          <w:t xml:space="preserve">ime </w:t>
        </w:r>
      </w:ins>
      <w:ins w:id="1274" w:author="m" w:date="2023-05-10T12:29:23Z">
        <w:r>
          <w:rPr>
            <w:rStyle w:val="72"/>
            <w:rFonts w:ascii="Consolas"/>
          </w:rPr>
          <w:t>r</w:t>
        </w:r>
      </w:ins>
      <w:ins w:id="1275" w:author="m" w:date="2023-05-10T12:29:23Z">
        <w:r>
          <w:rPr>
            <w:rStyle w:val="72"/>
            <w:rFonts w:hint="default" w:ascii="Consolas"/>
          </w:rPr>
          <w:t>ang</w:t>
        </w:r>
      </w:ins>
      <w:ins w:id="1276" w:author="m" w:date="2023-05-10T12:29:24Z">
        <w:r>
          <w:rPr>
            <w:rStyle w:val="72"/>
            <w:rFonts w:hint="default" w:ascii="Consolas"/>
          </w:rPr>
          <w:t xml:space="preserve">e </w:t>
        </w:r>
      </w:ins>
      <w:ins w:id="1277" w:author="m" w:date="2023-05-10T12:29:25Z">
        <w:r>
          <w:rPr>
            <w:rStyle w:val="72"/>
            <w:rFonts w:hint="default" w:ascii="Consolas"/>
          </w:rPr>
          <w:t xml:space="preserve">in </w:t>
        </w:r>
      </w:ins>
      <w:ins w:id="1278" w:author="m" w:date="2023-05-10T12:29:26Z">
        <w:r>
          <w:rPr>
            <w:rStyle w:val="72"/>
            <w:rFonts w:hint="default" w:ascii="Consolas"/>
          </w:rPr>
          <w:t>w</w:t>
        </w:r>
      </w:ins>
      <w:ins w:id="1279" w:author="m" w:date="2023-05-10T12:29:27Z">
        <w:r>
          <w:rPr>
            <w:rStyle w:val="72"/>
            <w:rFonts w:hint="default" w:ascii="Consolas"/>
          </w:rPr>
          <w:t>hic</w:t>
        </w:r>
      </w:ins>
      <w:ins w:id="1280" w:author="m" w:date="2023-05-10T12:29:28Z">
        <w:r>
          <w:rPr>
            <w:rStyle w:val="72"/>
            <w:rFonts w:hint="default" w:ascii="Consolas"/>
          </w:rPr>
          <w:t xml:space="preserve">h </w:t>
        </w:r>
      </w:ins>
      <w:ins w:id="1281" w:author="m" w:date="2023-05-10T12:29:13Z">
        <w:r>
          <w:rPr>
            <w:rStyle w:val="72"/>
            <w:rFonts w:hint="default" w:ascii="Consolas"/>
          </w:rPr>
          <w:t>to me</w:t>
        </w:r>
      </w:ins>
      <w:ins w:id="1282" w:author="m" w:date="2023-05-10T12:29:14Z">
        <w:r>
          <w:rPr>
            <w:rStyle w:val="72"/>
            <w:rFonts w:hint="default" w:ascii="Consolas"/>
          </w:rPr>
          <w:t xml:space="preserve">rge </w:t>
        </w:r>
      </w:ins>
      <w:ins w:id="1283" w:author="m" w:date="2023-05-10T13:08:07Z">
        <w:r>
          <w:rPr>
            <w:rStyle w:val="72"/>
            <w:rFonts w:hint="default" w:ascii="Consolas"/>
          </w:rPr>
          <w:t>de</w:t>
        </w:r>
      </w:ins>
      <w:ins w:id="1284" w:author="m" w:date="2023-05-10T13:08:08Z">
        <w:r>
          <w:rPr>
            <w:rStyle w:val="72"/>
            <w:rFonts w:hint="default" w:ascii="Consolas"/>
          </w:rPr>
          <w:t>tect</w:t>
        </w:r>
      </w:ins>
      <w:ins w:id="1285" w:author="m" w:date="2023-05-10T13:08:09Z">
        <w:r>
          <w:rPr>
            <w:rStyle w:val="72"/>
            <w:rFonts w:hint="default" w:ascii="Consolas"/>
          </w:rPr>
          <w:t xml:space="preserve">ions </w:t>
        </w:r>
      </w:ins>
      <w:ins w:id="1286" w:author="m" w:date="2023-05-10T12:29:08Z">
        <w:r>
          <w:rPr>
            <w:rStyle w:val="72"/>
            <w:rFonts w:hint="default" w:ascii="Consolas"/>
            <w:rPrChange w:id="1287" w:author="m" w:date="2023-05-10T12:29:08Z">
              <w:rPr>
                <w:rFonts w:hint="default"/>
              </w:rPr>
            </w:rPrChange>
          </w:rPr>
          <w:t xml:space="preserve">into a single </w:t>
        </w:r>
      </w:ins>
      <w:ins w:id="1288" w:author="m" w:date="2023-05-10T13:08:12Z">
        <w:r>
          <w:rPr>
            <w:rStyle w:val="72"/>
            <w:rFonts w:ascii="Consolas"/>
          </w:rPr>
          <w:t>o</w:t>
        </w:r>
      </w:ins>
      <w:ins w:id="1289" w:author="m" w:date="2023-05-10T13:08:12Z">
        <w:r>
          <w:rPr>
            <w:rStyle w:val="72"/>
            <w:rFonts w:hint="default" w:ascii="Consolas"/>
          </w:rPr>
          <w:t xml:space="preserve">ne </w:t>
        </w:r>
      </w:ins>
      <w:ins w:id="1290" w:author="m" w:date="2023-05-10T12:49:43Z">
        <w:r>
          <w:rPr>
            <w:rStyle w:val="72"/>
            <w:rFonts w:hint="default" w:ascii="Consolas"/>
          </w:rPr>
          <w:t>(m</w:t>
        </w:r>
      </w:ins>
      <w:ins w:id="1291" w:author="m" w:date="2023-05-10T12:49:44Z">
        <w:r>
          <w:rPr>
            <w:rStyle w:val="72"/>
            <w:rFonts w:hint="default" w:ascii="Consolas"/>
          </w:rPr>
          <w:t>s)</w:t>
        </w:r>
      </w:ins>
    </w:p>
    <w:p>
      <w:pPr>
        <w:pStyle w:val="39"/>
        <w:spacing w:after="0"/>
        <w:ind w:firstLine="720"/>
        <w:rPr>
          <w:ins w:id="1293" w:author="marcelo" w:date="2023-05-10T09:17:19Z"/>
          <w:rStyle w:val="72"/>
          <w:rFonts w:hint="default"/>
        </w:rPr>
        <w:pPrChange w:id="1292" w:author="marcelo" w:date="2023-05-10T09:16:45Z">
          <w:pPr>
            <w:pStyle w:val="39"/>
          </w:pPr>
        </w:pPrChange>
      </w:pPr>
      <w:r>
        <w:rPr>
          <w:rStyle w:val="66"/>
        </w:rPr>
        <w:t>min.duration =</w:t>
      </w:r>
      <w:r>
        <w:rPr>
          <w:rStyle w:val="72"/>
        </w:rPr>
        <w:t xml:space="preserve"> </w:t>
      </w:r>
      <w:r>
        <w:rPr>
          <w:rStyle w:val="59"/>
        </w:rPr>
        <w:t>c</w:t>
      </w:r>
      <w:r>
        <w:rPr>
          <w:rStyle w:val="72"/>
        </w:rPr>
        <w:t>(</w:t>
      </w:r>
      <w:r>
        <w:rPr>
          <w:rStyle w:val="44"/>
        </w:rPr>
        <w:t>5</w:t>
      </w:r>
      <w:r>
        <w:rPr>
          <w:rStyle w:val="72"/>
        </w:rPr>
        <w:t xml:space="preserve">, </w:t>
      </w:r>
      <w:r>
        <w:rPr>
          <w:rStyle w:val="44"/>
        </w:rPr>
        <w:t>15</w:t>
      </w:r>
      <w:r>
        <w:rPr>
          <w:rStyle w:val="72"/>
        </w:rPr>
        <w:t xml:space="preserve">, </w:t>
      </w:r>
      <w:r>
        <w:rPr>
          <w:rStyle w:val="44"/>
        </w:rPr>
        <w:t>25</w:t>
      </w:r>
      <w:r>
        <w:rPr>
          <w:rStyle w:val="72"/>
        </w:rPr>
        <w:t xml:space="preserve">), </w:t>
      </w:r>
      <w:ins w:id="1294" w:author="m" w:date="2023-05-10T12:29:47Z">
        <w:r>
          <w:rPr>
            <w:rStyle w:val="72"/>
            <w:rFonts w:hint="default" w:ascii="Consolas"/>
          </w:rPr>
          <w:t xml:space="preserve"> </w:t>
        </w:r>
      </w:ins>
      <w:ins w:id="1295" w:author="m" w:date="2023-05-10T12:30:29Z">
        <w:r>
          <w:rPr>
            <w:rStyle w:val="72"/>
            <w:rFonts w:hint="default" w:ascii="Consolas"/>
          </w:rPr>
          <w:t xml:space="preserve"> </w:t>
        </w:r>
      </w:ins>
      <w:ins w:id="1296" w:author="m" w:date="2023-05-10T12:29:47Z">
        <w:r>
          <w:rPr>
            <w:rStyle w:val="72"/>
            <w:rFonts w:hint="default" w:ascii="Consolas"/>
          </w:rPr>
          <w:t># m</w:t>
        </w:r>
      </w:ins>
      <w:ins w:id="1297" w:author="m" w:date="2023-05-10T12:29:48Z">
        <w:r>
          <w:rPr>
            <w:rStyle w:val="72"/>
            <w:rFonts w:hint="default" w:ascii="Consolas"/>
          </w:rPr>
          <w:t>inim</w:t>
        </w:r>
      </w:ins>
      <w:ins w:id="1298" w:author="m" w:date="2023-05-10T12:29:49Z">
        <w:r>
          <w:rPr>
            <w:rStyle w:val="72"/>
            <w:rFonts w:hint="default" w:ascii="Consolas"/>
          </w:rPr>
          <w:t>um dur</w:t>
        </w:r>
      </w:ins>
      <w:ins w:id="1299" w:author="m" w:date="2023-05-10T12:29:50Z">
        <w:r>
          <w:rPr>
            <w:rStyle w:val="72"/>
            <w:rFonts w:hint="default" w:ascii="Consolas"/>
          </w:rPr>
          <w:t>ation of</w:t>
        </w:r>
      </w:ins>
      <w:ins w:id="1300" w:author="m" w:date="2023-05-10T12:29:51Z">
        <w:r>
          <w:rPr>
            <w:rStyle w:val="72"/>
            <w:rFonts w:hint="default" w:ascii="Consolas"/>
          </w:rPr>
          <w:t xml:space="preserve"> </w:t>
        </w:r>
      </w:ins>
      <w:ins w:id="1301" w:author="m" w:date="2023-05-10T12:29:56Z">
        <w:r>
          <w:rPr>
            <w:rStyle w:val="72"/>
            <w:rFonts w:hint="default" w:ascii="Consolas"/>
          </w:rPr>
          <w:t>detect</w:t>
        </w:r>
      </w:ins>
      <w:ins w:id="1302" w:author="m" w:date="2023-05-10T12:29:57Z">
        <w:r>
          <w:rPr>
            <w:rStyle w:val="72"/>
            <w:rFonts w:hint="default" w:ascii="Consolas"/>
          </w:rPr>
          <w:t xml:space="preserve">ions </w:t>
        </w:r>
      </w:ins>
      <w:ins w:id="1303" w:author="m" w:date="2023-05-10T12:29:58Z">
        <w:r>
          <w:rPr>
            <w:rStyle w:val="72"/>
            <w:rFonts w:hint="default" w:ascii="Consolas"/>
          </w:rPr>
          <w:t xml:space="preserve">to </w:t>
        </w:r>
      </w:ins>
      <w:ins w:id="1304" w:author="m" w:date="2023-05-10T12:29:59Z">
        <w:r>
          <w:rPr>
            <w:rStyle w:val="72"/>
            <w:rFonts w:hint="default" w:ascii="Consolas"/>
          </w:rPr>
          <w:t>keep</w:t>
        </w:r>
      </w:ins>
      <w:ins w:id="1305" w:author="m" w:date="2023-05-10T12:30:48Z">
        <w:r>
          <w:rPr>
            <w:rStyle w:val="72"/>
            <w:rFonts w:hint="default" w:ascii="Consolas"/>
          </w:rPr>
          <w:t xml:space="preserve"> </w:t>
        </w:r>
      </w:ins>
      <w:ins w:id="1306" w:author="m" w:date="2023-05-10T12:30:49Z">
        <w:r>
          <w:rPr>
            <w:rStyle w:val="72"/>
            <w:rFonts w:hint="default" w:ascii="Consolas"/>
          </w:rPr>
          <w:t>(ms</w:t>
        </w:r>
      </w:ins>
      <w:ins w:id="1307" w:author="m" w:date="2023-05-10T12:30:50Z">
        <w:r>
          <w:rPr>
            <w:rStyle w:val="72"/>
            <w:rFonts w:hint="default" w:ascii="Consolas"/>
          </w:rPr>
          <w:t>)</w:t>
        </w:r>
      </w:ins>
    </w:p>
    <w:p>
      <w:pPr>
        <w:pStyle w:val="39"/>
        <w:spacing w:after="0"/>
        <w:ind w:firstLine="720"/>
        <w:rPr>
          <w:ins w:id="1309" w:author="marcelo" w:date="2023-05-10T09:17:24Z"/>
          <w:rStyle w:val="72"/>
          <w:rFonts w:hint="default"/>
        </w:rPr>
        <w:pPrChange w:id="1308" w:author="marcelo" w:date="2023-05-10T09:16:45Z">
          <w:pPr>
            <w:pStyle w:val="39"/>
          </w:pPr>
        </w:pPrChange>
      </w:pPr>
      <w:r>
        <w:rPr>
          <w:rStyle w:val="66"/>
        </w:rPr>
        <w:t>max.duration =</w:t>
      </w:r>
      <w:r>
        <w:rPr>
          <w:rStyle w:val="72"/>
        </w:rPr>
        <w:t xml:space="preserve"> </w:t>
      </w:r>
      <w:r>
        <w:rPr>
          <w:rStyle w:val="59"/>
        </w:rPr>
        <w:t>c</w:t>
      </w:r>
      <w:r>
        <w:rPr>
          <w:rStyle w:val="72"/>
        </w:rPr>
        <w:t>(</w:t>
      </w:r>
      <w:r>
        <w:rPr>
          <w:rStyle w:val="44"/>
        </w:rPr>
        <w:t>275</w:t>
      </w:r>
      <w:r>
        <w:rPr>
          <w:rStyle w:val="72"/>
        </w:rPr>
        <w:t xml:space="preserve">, </w:t>
      </w:r>
      <w:r>
        <w:rPr>
          <w:rStyle w:val="44"/>
        </w:rPr>
        <w:t>300</w:t>
      </w:r>
      <w:r>
        <w:rPr>
          <w:rStyle w:val="72"/>
        </w:rPr>
        <w:t>,</w:t>
      </w:r>
      <w:ins w:id="1310" w:author="marcelo" w:date="2023-05-10T09:17:23Z">
        <w:r>
          <w:rPr>
            <w:rStyle w:val="72"/>
            <w:rFonts w:hint="default"/>
            <w:lang w:val="en-US"/>
          </w:rPr>
          <w:t xml:space="preserve"> </w:t>
        </w:r>
      </w:ins>
      <w:del w:id="1311" w:author="marcelo" w:date="2023-05-10T09:17:22Z">
        <w:r>
          <w:rPr/>
          <w:br w:type="textWrapping"/>
        </w:r>
      </w:del>
      <w:del w:id="1312" w:author="marcelo" w:date="2023-05-10T09:17:22Z">
        <w:r>
          <w:rPr>
            <w:rStyle w:val="72"/>
          </w:rPr>
          <w:delText xml:space="preserve">       </w:delText>
        </w:r>
      </w:del>
      <w:r>
        <w:rPr>
          <w:rStyle w:val="72"/>
        </w:rPr>
        <w:t xml:space="preserve"> </w:t>
      </w:r>
      <w:r>
        <w:rPr>
          <w:rStyle w:val="44"/>
        </w:rPr>
        <w:t>325</w:t>
      </w:r>
      <w:r>
        <w:rPr>
          <w:rStyle w:val="72"/>
        </w:rPr>
        <w:t xml:space="preserve">), </w:t>
      </w:r>
      <w:ins w:id="1313" w:author="m" w:date="2023-05-10T12:30:22Z">
        <w:r>
          <w:rPr>
            <w:rStyle w:val="72"/>
            <w:rFonts w:hint="default" w:ascii="Consolas"/>
          </w:rPr>
          <w:t xml:space="preserve"> </w:t>
        </w:r>
      </w:ins>
      <w:ins w:id="1314" w:author="m" w:date="2023-05-10T12:30:31Z">
        <w:r>
          <w:rPr>
            <w:rStyle w:val="72"/>
            <w:rFonts w:hint="default" w:ascii="Consolas"/>
          </w:rPr>
          <w:t xml:space="preserve"> </w:t>
        </w:r>
      </w:ins>
      <w:ins w:id="1315" w:author="m" w:date="2023-05-10T12:30:03Z">
        <w:r>
          <w:rPr>
            <w:rStyle w:val="72"/>
            <w:rFonts w:hint="default" w:ascii="Consolas"/>
          </w:rPr>
          <w:t xml:space="preserve"># </w:t>
        </w:r>
      </w:ins>
      <w:ins w:id="1316" w:author="m" w:date="2023-05-10T12:30:07Z">
        <w:r>
          <w:rPr>
            <w:rStyle w:val="72"/>
            <w:rFonts w:hint="default" w:ascii="Consolas"/>
          </w:rPr>
          <w:t>maxim</w:t>
        </w:r>
      </w:ins>
      <w:ins w:id="1317" w:author="m" w:date="2023-05-10T12:30:08Z">
        <w:r>
          <w:rPr>
            <w:rStyle w:val="72"/>
            <w:rFonts w:hint="default" w:ascii="Consolas"/>
          </w:rPr>
          <w:t>um</w:t>
        </w:r>
      </w:ins>
      <w:ins w:id="1318" w:author="m" w:date="2023-05-10T12:30:03Z">
        <w:r>
          <w:rPr>
            <w:rStyle w:val="72"/>
            <w:rFonts w:hint="default" w:ascii="Consolas"/>
          </w:rPr>
          <w:t xml:space="preserve"> duration of detections to keep</w:t>
        </w:r>
      </w:ins>
      <w:ins w:id="1319" w:author="m" w:date="2023-05-10T12:30:52Z">
        <w:r>
          <w:rPr>
            <w:rStyle w:val="72"/>
            <w:rFonts w:hint="default" w:ascii="Consolas"/>
          </w:rPr>
          <w:t xml:space="preserve"> (</w:t>
        </w:r>
      </w:ins>
      <w:ins w:id="1320" w:author="m" w:date="2023-05-10T12:30:53Z">
        <w:r>
          <w:rPr>
            <w:rStyle w:val="72"/>
            <w:rFonts w:hint="default" w:ascii="Consolas"/>
          </w:rPr>
          <w:t>ms)</w:t>
        </w:r>
      </w:ins>
    </w:p>
    <w:p>
      <w:pPr>
        <w:pStyle w:val="39"/>
        <w:spacing w:after="0"/>
        <w:ind w:firstLine="720"/>
        <w:rPr>
          <w:ins w:id="1322" w:author="m" w:date="2023-05-10T12:38:38Z"/>
          <w:rStyle w:val="72"/>
          <w:rFonts w:hint="default" w:ascii="Consolas"/>
        </w:rPr>
        <w:pPrChange w:id="1321" w:author="marcelo" w:date="2023-05-10T09:16:45Z">
          <w:pPr>
            <w:pStyle w:val="39"/>
          </w:pPr>
        </w:pPrChange>
      </w:pPr>
      <w:r>
        <w:rPr>
          <w:rStyle w:val="66"/>
        </w:rPr>
        <w:t>bp =</w:t>
      </w:r>
      <w:r>
        <w:rPr>
          <w:rStyle w:val="72"/>
        </w:rPr>
        <w:t xml:space="preserve"> </w:t>
      </w:r>
      <w:r>
        <w:rPr>
          <w:rStyle w:val="59"/>
        </w:rPr>
        <w:t>c</w:t>
      </w:r>
      <w:r>
        <w:rPr>
          <w:rStyle w:val="72"/>
        </w:rPr>
        <w:t>(</w:t>
      </w:r>
      <w:r>
        <w:rPr>
          <w:rStyle w:val="46"/>
        </w:rPr>
        <w:t>0.5</w:t>
      </w:r>
      <w:r>
        <w:rPr>
          <w:rStyle w:val="72"/>
        </w:rPr>
        <w:t xml:space="preserve">, </w:t>
      </w:r>
      <w:r>
        <w:rPr>
          <w:rStyle w:val="44"/>
        </w:rPr>
        <w:t>10</w:t>
      </w:r>
      <w:r>
        <w:rPr>
          <w:rStyle w:val="72"/>
        </w:rPr>
        <w:t>)</w:t>
      </w:r>
      <w:del w:id="1323" w:author="m" w:date="2023-05-10T12:38:36Z">
        <w:r>
          <w:rPr>
            <w:rStyle w:val="72"/>
          </w:rPr>
          <w:delText>)</w:delText>
        </w:r>
      </w:del>
      <w:ins w:id="1324" w:author="m" w:date="2023-05-10T12:30:10Z">
        <w:r>
          <w:rPr>
            <w:rStyle w:val="72"/>
            <w:rFonts w:hint="default" w:ascii="Consolas"/>
          </w:rPr>
          <w:t xml:space="preserve"> </w:t>
        </w:r>
      </w:ins>
      <w:ins w:id="1325" w:author="m" w:date="2023-05-10T12:30:17Z">
        <w:r>
          <w:rPr>
            <w:rStyle w:val="72"/>
            <w:rFonts w:hint="default" w:ascii="Consolas"/>
          </w:rPr>
          <w:t xml:space="preserve"> </w:t>
        </w:r>
      </w:ins>
      <w:ins w:id="1326" w:author="m" w:date="2023-05-10T12:30:18Z">
        <w:r>
          <w:rPr>
            <w:rStyle w:val="72"/>
            <w:rFonts w:hint="default" w:ascii="Consolas"/>
          </w:rPr>
          <w:t xml:space="preserve"> </w:t>
        </w:r>
      </w:ins>
      <w:ins w:id="1327" w:author="m" w:date="2023-05-10T12:30:34Z">
        <w:r>
          <w:rPr>
            <w:rStyle w:val="72"/>
            <w:rFonts w:hint="default" w:ascii="Consolas"/>
          </w:rPr>
          <w:t xml:space="preserve"> </w:t>
        </w:r>
      </w:ins>
      <w:ins w:id="1328" w:author="m" w:date="2023-05-10T12:30:18Z">
        <w:r>
          <w:rPr>
            <w:rStyle w:val="72"/>
            <w:rFonts w:hint="default" w:ascii="Consolas"/>
          </w:rPr>
          <w:t xml:space="preserve"># </w:t>
        </w:r>
      </w:ins>
      <w:ins w:id="1329" w:author="m" w:date="2023-05-10T12:30:11Z">
        <w:r>
          <w:rPr>
            <w:rStyle w:val="72"/>
            <w:rFonts w:hint="default" w:ascii="Consolas"/>
          </w:rPr>
          <w:t>ba</w:t>
        </w:r>
      </w:ins>
      <w:ins w:id="1330" w:author="m" w:date="2023-05-10T12:30:12Z">
        <w:r>
          <w:rPr>
            <w:rStyle w:val="72"/>
            <w:rFonts w:hint="default" w:ascii="Consolas"/>
          </w:rPr>
          <w:t>nd</w:t>
        </w:r>
      </w:ins>
      <w:ins w:id="1331" w:author="m" w:date="2023-05-10T12:30:13Z">
        <w:r>
          <w:rPr>
            <w:rStyle w:val="72"/>
            <w:rFonts w:hint="default" w:ascii="Consolas"/>
          </w:rPr>
          <w:t>pas</w:t>
        </w:r>
      </w:ins>
      <w:ins w:id="1332" w:author="m" w:date="2023-05-10T12:30:14Z">
        <w:r>
          <w:rPr>
            <w:rStyle w:val="72"/>
            <w:rFonts w:hint="default" w:ascii="Consolas"/>
          </w:rPr>
          <w:t>s fil</w:t>
        </w:r>
      </w:ins>
      <w:ins w:id="1333" w:author="m" w:date="2023-05-10T12:30:15Z">
        <w:r>
          <w:rPr>
            <w:rStyle w:val="72"/>
            <w:rFonts w:hint="default" w:ascii="Consolas"/>
          </w:rPr>
          <w:t>ter</w:t>
        </w:r>
      </w:ins>
      <w:ins w:id="1334" w:author="m" w:date="2023-05-10T12:30:41Z">
        <w:r>
          <w:rPr>
            <w:rStyle w:val="72"/>
            <w:rFonts w:hint="default" w:ascii="Consolas"/>
          </w:rPr>
          <w:t xml:space="preserve"> </w:t>
        </w:r>
      </w:ins>
      <w:ins w:id="1335" w:author="m" w:date="2023-05-10T12:30:42Z">
        <w:r>
          <w:rPr>
            <w:rStyle w:val="72"/>
            <w:rFonts w:hint="default" w:ascii="Consolas"/>
          </w:rPr>
          <w:t>(</w:t>
        </w:r>
      </w:ins>
      <w:ins w:id="1336" w:author="m" w:date="2023-05-10T12:30:43Z">
        <w:r>
          <w:rPr>
            <w:rStyle w:val="72"/>
            <w:rFonts w:hint="default" w:ascii="Consolas"/>
          </w:rPr>
          <w:t>k</w:t>
        </w:r>
      </w:ins>
      <w:ins w:id="1337" w:author="m" w:date="2023-05-10T12:30:44Z">
        <w:r>
          <w:rPr>
            <w:rStyle w:val="72"/>
            <w:rFonts w:hint="default" w:ascii="Consolas"/>
          </w:rPr>
          <w:t>Hz</w:t>
        </w:r>
      </w:ins>
      <w:ins w:id="1338" w:author="m" w:date="2023-05-10T12:30:45Z">
        <w:r>
          <w:rPr>
            <w:rStyle w:val="72"/>
            <w:rFonts w:hint="default" w:ascii="Consolas"/>
          </w:rPr>
          <w:t>)</w:t>
        </w:r>
      </w:ins>
    </w:p>
    <w:p>
      <w:pPr>
        <w:pStyle w:val="39"/>
        <w:spacing w:after="0"/>
        <w:ind w:firstLine="720"/>
        <w:rPr>
          <w:rFonts w:hint="default"/>
        </w:rPr>
        <w:pPrChange w:id="1339" w:author="marcelo" w:date="2023-05-10T09:16:45Z">
          <w:pPr>
            <w:pStyle w:val="39"/>
          </w:pPr>
        </w:pPrChange>
      </w:pPr>
      <w:ins w:id="1340" w:author="m" w:date="2023-05-10T12:38:37Z">
        <w:r>
          <w:rPr>
            <w:rStyle w:val="72"/>
            <w:rFonts w:hint="default" w:ascii="Consolas"/>
          </w:rPr>
          <w:t>)</w:t>
        </w:r>
      </w:ins>
    </w:p>
    <w:p>
      <w:pPr>
        <w:pStyle w:val="26"/>
        <w:rPr>
          <w:rFonts w:hint="default" w:ascii="Source Sans Pro" w:hAnsi="Source Sans Pro" w:cs="Source Sans Pro"/>
          <w:color w:val="auto"/>
          <w:sz w:val="24"/>
          <w:szCs w:val="24"/>
        </w:rPr>
      </w:pP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w:t>
      </w:r>
      <w:r>
        <w:rPr>
          <w:rStyle w:val="38"/>
          <w:rFonts w:hint="default" w:ascii="Source Sans Pro" w:hAnsi="Source Sans Pro" w:cs="Source Sans Pro"/>
          <w:color w:val="auto"/>
          <w:sz w:val="24"/>
          <w:szCs w:val="24"/>
        </w:rPr>
        <w:t>opt_det_train</w:t>
      </w:r>
      <w:r>
        <w:rPr>
          <w:rFonts w:hint="default" w:ascii="Source Sans Pro" w:hAnsi="Source Sans Pro" w:cs="Source Sans Pro"/>
          <w:color w:val="auto"/>
          <w:sz w:val="24"/>
          <w:szCs w:val="24"/>
        </w:rPr>
        <w:t>) shows the performance indices for each of those combinations. Here we show the ten combinations with the highest F1 score:</w:t>
      </w:r>
    </w:p>
    <w:p>
      <w:pPr>
        <w:pStyle w:val="39"/>
      </w:pPr>
      <w:r>
        <w:rPr>
          <w:rStyle w:val="54"/>
        </w:rPr>
        <w:t># subset with highest performance</w:t>
      </w:r>
      <w:r>
        <w:br w:type="textWrapping"/>
      </w:r>
      <w:r>
        <w:rPr>
          <w:rStyle w:val="72"/>
        </w:rPr>
        <w:t xml:space="preserve">opt_det_train </w:t>
      </w:r>
      <w:r>
        <w:rPr>
          <w:rStyle w:val="58"/>
        </w:rPr>
        <w:t>&lt;-</w:t>
      </w:r>
      <w:r>
        <w:rPr>
          <w:rStyle w:val="72"/>
        </w:rPr>
        <w:t xml:space="preserve"> opt_det_train[</w:t>
      </w:r>
      <w:r>
        <w:rPr>
          <w:rStyle w:val="59"/>
        </w:rPr>
        <w:t>order</w:t>
      </w:r>
      <w:r>
        <w:rPr>
          <w:rStyle w:val="72"/>
        </w:rPr>
        <w:t>(opt_det_train</w:t>
      </w:r>
      <w:r>
        <w:rPr>
          <w:rStyle w:val="49"/>
        </w:rPr>
        <w:t>$</w:t>
      </w:r>
      <w:r>
        <w:rPr>
          <w:rStyle w:val="72"/>
        </w:rPr>
        <w:t xml:space="preserve">f1.score, </w:t>
      </w:r>
      <w:r>
        <w:rPr>
          <w:rStyle w:val="66"/>
        </w:rPr>
        <w:t>decreasing =</w:t>
      </w:r>
      <w:r>
        <w:rPr>
          <w:rStyle w:val="72"/>
        </w:rPr>
        <w:t xml:space="preserve"> </w:t>
      </w:r>
      <w:r>
        <w:rPr>
          <w:rStyle w:val="47"/>
        </w:rPr>
        <w:t>TRUE</w:t>
      </w:r>
      <w:r>
        <w:rPr>
          <w:rStyle w:val="72"/>
        </w:rPr>
        <w:t>), ]</w:t>
      </w:r>
      <w:r>
        <w:br w:type="textWrapping"/>
      </w:r>
      <w:r>
        <w:br w:type="textWrapping"/>
      </w:r>
      <w:r>
        <w:rPr>
          <w:rStyle w:val="59"/>
        </w:rPr>
        <w:t>head</w:t>
      </w:r>
      <w:r>
        <w:rPr>
          <w:rStyle w:val="72"/>
        </w:rPr>
        <w:t xml:space="preserve">(opt_det_train, </w:t>
      </w:r>
      <w:r>
        <w:rPr>
          <w:rStyle w:val="44"/>
        </w:rPr>
        <w:t>10</w:t>
      </w:r>
      <w:r>
        <w:rPr>
          <w:rStyle w:val="72"/>
        </w:rPr>
        <w:t>)</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4"/>
        <w:gridCol w:w="637"/>
        <w:gridCol w:w="757"/>
        <w:gridCol w:w="950"/>
        <w:gridCol w:w="975"/>
        <w:gridCol w:w="987"/>
        <w:gridCol w:w="1019"/>
        <w:gridCol w:w="1058"/>
        <w:gridCol w:w="528"/>
        <w:gridCol w:w="728"/>
        <w:gridCol w:w="6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threshold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smooth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hold.time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min.duration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max.duration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true.positives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false.positives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false.negatives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recall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precision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b/>
                <w:bCs/>
                <w:kern w:val="0"/>
                <w:sz w:val="18"/>
                <w:szCs w:val="18"/>
                <w:lang w:val="en-US" w:eastAsia="zh-CN" w:bidi="ar"/>
              </w:rPr>
              <w:t xml:space="preserve">f1.score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0.921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0.921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12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0.897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12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0.897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0.946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13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0.890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13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0.890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0.875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1.000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0.875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0.933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275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96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8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0.914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0.923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96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8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9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0.914 </w:t>
            </w:r>
          </w:p>
        </w:tc>
        <w:tc>
          <w:tcPr>
            <w:tcW w:w="823"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0.923 </w:t>
            </w:r>
          </w:p>
        </w:tc>
        <w:tc>
          <w:tcPr>
            <w:tcW w:w="824" w:type="dxa"/>
            <w:vAlign w:val="center"/>
          </w:tcPr>
          <w:p>
            <w:pPr>
              <w:keepNext w:val="0"/>
              <w:keepLines w:val="0"/>
              <w:widowControl/>
              <w:suppressLineNumbers w:val="0"/>
              <w:jc w:val="center"/>
              <w:rPr>
                <w:rFonts w:hint="default" w:ascii="Source Sans Pro" w:hAnsi="Source Sans Pro" w:cs="Source Sans Pro"/>
                <w:color w:val="auto"/>
                <w:sz w:val="18"/>
                <w:szCs w:val="18"/>
                <w:vertAlign w:val="baseline"/>
              </w:rPr>
            </w:pPr>
            <w:r>
              <w:rPr>
                <w:rFonts w:hint="default" w:ascii="Source Sans Pro" w:hAnsi="Source Sans Pro" w:eastAsia="SimSun" w:cs="Source Sans Pro"/>
                <w:kern w:val="0"/>
                <w:sz w:val="18"/>
                <w:szCs w:val="18"/>
                <w:lang w:val="en-US" w:eastAsia="zh-CN" w:bidi="ar"/>
              </w:rPr>
              <w:t xml:space="preserve">0.919 </w:t>
            </w:r>
          </w:p>
        </w:tc>
      </w:tr>
    </w:tbl>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now can use the tuning parameter values that yielded the best performance to detect sounds on the test data set:</w:t>
      </w:r>
    </w:p>
    <w:p>
      <w:pPr>
        <w:pStyle w:val="39"/>
        <w:spacing w:after="0"/>
        <w:rPr>
          <w:ins w:id="1342" w:author="m" w:date="2023-05-10T12:47:08Z"/>
          <w:rStyle w:val="72"/>
        </w:rPr>
        <w:pPrChange w:id="1341" w:author="m" w:date="2023-05-10T12:46:56Z">
          <w:pPr>
            <w:pStyle w:val="39"/>
          </w:pPr>
        </w:pPrChange>
      </w:pPr>
      <w:ins w:id="1343" w:author="m" w:date="2023-05-10T12:47:09Z">
        <w:r>
          <w:rPr>
            <w:rStyle w:val="72"/>
            <w:rFonts w:hint="default" w:ascii="Consolas"/>
          </w:rPr>
          <w:t># keep only the highest f1.score</w:t>
        </w:r>
      </w:ins>
    </w:p>
    <w:p>
      <w:pPr>
        <w:pStyle w:val="39"/>
        <w:spacing w:after="0"/>
        <w:rPr>
          <w:ins w:id="1345" w:author="m" w:date="2023-05-10T12:45:52Z"/>
          <w:rStyle w:val="72"/>
        </w:rPr>
        <w:pPrChange w:id="1344" w:author="m" w:date="2023-05-10T12:46:56Z">
          <w:pPr>
            <w:pStyle w:val="39"/>
          </w:pPr>
        </w:pPrChange>
      </w:pPr>
      <w:r>
        <w:rPr>
          <w:rStyle w:val="72"/>
        </w:rPr>
        <w:t xml:space="preserve">best_param </w:t>
      </w:r>
      <w:r>
        <w:rPr>
          <w:rStyle w:val="58"/>
        </w:rPr>
        <w:t>&lt;-</w:t>
      </w:r>
      <w:r>
        <w:rPr>
          <w:rStyle w:val="72"/>
        </w:rPr>
        <w:t xml:space="preserve"> opt_det_train[</w:t>
      </w:r>
      <w:r>
        <w:rPr>
          <w:rStyle w:val="59"/>
        </w:rPr>
        <w:t>which.max</w:t>
      </w:r>
      <w:r>
        <w:rPr>
          <w:rStyle w:val="72"/>
        </w:rPr>
        <w:t>(opt_det_train</w:t>
      </w:r>
      <w:r>
        <w:rPr>
          <w:rStyle w:val="49"/>
        </w:rPr>
        <w:t>$</w:t>
      </w:r>
      <w:r>
        <w:rPr>
          <w:rStyle w:val="72"/>
        </w:rPr>
        <w:t>f1.score), ]</w:t>
      </w:r>
      <w:r>
        <w:br w:type="textWrapping"/>
      </w:r>
      <w:r>
        <w:br w:type="textWrapping"/>
      </w:r>
      <w:r>
        <w:rPr>
          <w:rStyle w:val="72"/>
        </w:rPr>
        <w:t xml:space="preserve">det_test </w:t>
      </w:r>
      <w:r>
        <w:rPr>
          <w:rStyle w:val="58"/>
        </w:rPr>
        <w:t>&lt;-</w:t>
      </w:r>
      <w:r>
        <w:rPr>
          <w:rStyle w:val="72"/>
        </w:rPr>
        <w:t xml:space="preserve"> </w:t>
      </w:r>
      <w:r>
        <w:rPr>
          <w:rStyle w:val="59"/>
        </w:rPr>
        <w:t>energy_detector</w:t>
      </w:r>
      <w:r>
        <w:rPr>
          <w:rStyle w:val="72"/>
        </w:rPr>
        <w:t>(</w:t>
      </w:r>
    </w:p>
    <w:p>
      <w:pPr>
        <w:pStyle w:val="39"/>
        <w:spacing w:after="0"/>
        <w:ind w:firstLine="720"/>
        <w:rPr>
          <w:ins w:id="1347" w:author="m" w:date="2023-05-10T12:45:59Z"/>
          <w:rStyle w:val="72"/>
          <w:rFonts w:hint="default"/>
        </w:rPr>
        <w:pPrChange w:id="1346" w:author="m" w:date="2023-05-10T12:46:56Z">
          <w:pPr>
            <w:pStyle w:val="39"/>
          </w:pPr>
        </w:pPrChange>
      </w:pPr>
      <w:r>
        <w:rPr>
          <w:rStyle w:val="66"/>
        </w:rPr>
        <w:t>files =</w:t>
      </w:r>
      <w:r>
        <w:rPr>
          <w:rStyle w:val="72"/>
        </w:rPr>
        <w:t xml:space="preserve"> test_files, </w:t>
      </w:r>
      <w:ins w:id="1348" w:author="m" w:date="2023-05-10T12:48:58Z">
        <w:r>
          <w:rPr>
            <w:rStyle w:val="72"/>
            <w:rFonts w:hint="default" w:ascii="Consolas"/>
          </w:rPr>
          <w:t xml:space="preserve"> </w:t>
        </w:r>
      </w:ins>
      <w:ins w:id="1349" w:author="m" w:date="2023-05-10T12:47:32Z">
        <w:r>
          <w:rPr>
            <w:rStyle w:val="72"/>
            <w:rFonts w:hint="default"/>
            <w:lang w:val="en-US"/>
          </w:rPr>
          <w:t xml:space="preserve"># set of files in which to run </w:t>
        </w:r>
      </w:ins>
      <w:ins w:id="1350" w:author="m" w:date="2023-05-10T12:47:35Z">
        <w:r>
          <w:rPr>
            <w:rStyle w:val="72"/>
            <w:rFonts w:hint="default" w:ascii="Consolas"/>
          </w:rPr>
          <w:t>detec</w:t>
        </w:r>
      </w:ins>
      <w:ins w:id="1351" w:author="m" w:date="2023-05-10T12:47:36Z">
        <w:r>
          <w:rPr>
            <w:rStyle w:val="72"/>
            <w:rFonts w:hint="default" w:ascii="Consolas"/>
          </w:rPr>
          <w:t>tion</w:t>
        </w:r>
      </w:ins>
    </w:p>
    <w:p>
      <w:pPr>
        <w:pStyle w:val="39"/>
        <w:spacing w:after="0"/>
        <w:ind w:firstLine="720"/>
        <w:rPr>
          <w:ins w:id="1353" w:author="m" w:date="2023-05-10T12:46:06Z"/>
          <w:rStyle w:val="72"/>
          <w:rFonts w:hint="default"/>
        </w:rPr>
        <w:pPrChange w:id="1352" w:author="m" w:date="2023-05-10T12:46:56Z">
          <w:pPr>
            <w:pStyle w:val="39"/>
          </w:pPr>
        </w:pPrChange>
      </w:pPr>
      <w:r>
        <w:rPr>
          <w:rStyle w:val="66"/>
        </w:rPr>
        <w:t>threshold =</w:t>
      </w:r>
      <w:r>
        <w:rPr>
          <w:rStyle w:val="72"/>
        </w:rPr>
        <w:t xml:space="preserve"> best_param</w:t>
      </w:r>
      <w:r>
        <w:rPr>
          <w:rStyle w:val="49"/>
        </w:rPr>
        <w:t>$</w:t>
      </w:r>
      <w:r>
        <w:rPr>
          <w:rStyle w:val="72"/>
        </w:rPr>
        <w:t>threshold,</w:t>
      </w:r>
      <w:ins w:id="1354" w:author="m" w:date="2023-05-10T12:47:39Z">
        <w:r>
          <w:rPr>
            <w:rStyle w:val="72"/>
            <w:rFonts w:hint="default" w:ascii="Consolas"/>
          </w:rPr>
          <w:t xml:space="preserve"> </w:t>
        </w:r>
      </w:ins>
      <w:ins w:id="1355" w:author="m" w:date="2023-05-10T12:47:40Z">
        <w:r>
          <w:rPr>
            <w:rStyle w:val="72"/>
            <w:rFonts w:hint="default" w:ascii="Consolas"/>
          </w:rPr>
          <w:t xml:space="preserve"> </w:t>
        </w:r>
      </w:ins>
      <w:ins w:id="1356" w:author="m" w:date="2023-05-10T12:48:57Z">
        <w:r>
          <w:rPr>
            <w:rStyle w:val="72"/>
            <w:rFonts w:hint="default" w:ascii="Consolas"/>
          </w:rPr>
          <w:t xml:space="preserve"> </w:t>
        </w:r>
      </w:ins>
      <w:ins w:id="1357" w:author="m" w:date="2023-05-10T12:47:40Z">
        <w:r>
          <w:rPr>
            <w:rStyle w:val="72"/>
            <w:rFonts w:hint="default" w:ascii="Consolas"/>
          </w:rPr>
          <w:t>#</w:t>
        </w:r>
      </w:ins>
      <w:ins w:id="1358" w:author="m" w:date="2023-05-10T12:47:49Z">
        <w:r>
          <w:rPr>
            <w:rStyle w:val="72"/>
            <w:rFonts w:hint="default" w:ascii="Consolas"/>
          </w:rPr>
          <w:t xml:space="preserve"> </w:t>
        </w:r>
      </w:ins>
      <w:ins w:id="1359" w:author="m" w:date="2023-05-10T12:47:51Z">
        <w:r>
          <w:rPr>
            <w:rStyle w:val="72"/>
            <w:rFonts w:hint="default" w:ascii="Consolas"/>
          </w:rPr>
          <w:t>th</w:t>
        </w:r>
      </w:ins>
      <w:ins w:id="1360" w:author="m" w:date="2023-05-10T12:47:52Z">
        <w:r>
          <w:rPr>
            <w:rStyle w:val="72"/>
            <w:rFonts w:hint="default" w:ascii="Consolas"/>
          </w:rPr>
          <w:t>reshol</w:t>
        </w:r>
      </w:ins>
      <w:ins w:id="1361" w:author="m" w:date="2023-05-10T12:47:53Z">
        <w:r>
          <w:rPr>
            <w:rStyle w:val="72"/>
            <w:rFonts w:hint="default" w:ascii="Consolas"/>
          </w:rPr>
          <w:t xml:space="preserve">d from </w:t>
        </w:r>
      </w:ins>
      <w:ins w:id="1362" w:author="m" w:date="2023-05-10T12:47:54Z">
        <w:r>
          <w:rPr>
            <w:rStyle w:val="72"/>
            <w:rFonts w:hint="default" w:ascii="Consolas"/>
          </w:rPr>
          <w:t>best</w:t>
        </w:r>
      </w:ins>
      <w:ins w:id="1363" w:author="m" w:date="2023-05-10T12:47:55Z">
        <w:r>
          <w:rPr>
            <w:rStyle w:val="72"/>
            <w:rFonts w:hint="default" w:ascii="Consolas"/>
          </w:rPr>
          <w:t xml:space="preserve"> detec</w:t>
        </w:r>
      </w:ins>
      <w:ins w:id="1364" w:author="m" w:date="2023-05-10T12:47:56Z">
        <w:r>
          <w:rPr>
            <w:rStyle w:val="72"/>
            <w:rFonts w:hint="default" w:ascii="Consolas"/>
          </w:rPr>
          <w:t>tion</w:t>
        </w:r>
      </w:ins>
    </w:p>
    <w:p>
      <w:pPr>
        <w:pStyle w:val="39"/>
        <w:spacing w:after="0"/>
        <w:ind w:firstLine="720"/>
        <w:rPr>
          <w:ins w:id="1366" w:author="m" w:date="2023-05-10T12:28:31Z"/>
          <w:rStyle w:val="72"/>
        </w:rPr>
        <w:pPrChange w:id="1365" w:author="m" w:date="2023-05-10T12:46:56Z">
          <w:pPr>
            <w:pStyle w:val="39"/>
          </w:pPr>
        </w:pPrChange>
      </w:pPr>
      <w:del w:id="1367" w:author="m" w:date="2023-05-10T12:46:05Z">
        <w:r>
          <w:rPr/>
          <w:br w:type="textWrapping"/>
        </w:r>
      </w:del>
      <w:del w:id="1368" w:author="m" w:date="2023-05-10T12:46:05Z">
        <w:r>
          <w:rPr>
            <w:rStyle w:val="72"/>
          </w:rPr>
          <w:delText xml:space="preserve"> </w:delText>
        </w:r>
      </w:del>
      <w:del w:id="1369" w:author="m" w:date="2023-05-10T12:46:04Z">
        <w:r>
          <w:rPr>
            <w:rStyle w:val="72"/>
          </w:rPr>
          <w:delText xml:space="preserve">  </w:delText>
        </w:r>
      </w:del>
      <w:del w:id="1370" w:author="m" w:date="2023-05-10T12:46:03Z">
        <w:r>
          <w:rPr>
            <w:rStyle w:val="72"/>
          </w:rPr>
          <w:delText xml:space="preserve"> </w:delText>
        </w:r>
      </w:del>
      <w:r>
        <w:rPr>
          <w:rStyle w:val="66"/>
        </w:rPr>
        <w:t>hop.size =</w:t>
      </w:r>
      <w:r>
        <w:rPr>
          <w:rStyle w:val="72"/>
        </w:rPr>
        <w:t xml:space="preserve"> </w:t>
      </w:r>
      <w:r>
        <w:rPr>
          <w:rStyle w:val="46"/>
        </w:rPr>
        <w:t>11.6</w:t>
      </w:r>
      <w:r>
        <w:rPr>
          <w:rStyle w:val="72"/>
        </w:rPr>
        <w:t xml:space="preserve">, </w:t>
      </w:r>
      <w:ins w:id="1371" w:author="m" w:date="2023-05-10T12:48:55Z">
        <w:r>
          <w:rPr>
            <w:rStyle w:val="72"/>
            <w:rFonts w:hint="default" w:ascii="Consolas"/>
          </w:rPr>
          <w:t xml:space="preserve"> </w:t>
        </w:r>
      </w:ins>
      <w:ins w:id="1372" w:author="m" w:date="2023-05-10T12:28:33Z">
        <w:r>
          <w:rPr>
            <w:rStyle w:val="72"/>
            <w:rFonts w:hint="default"/>
            <w:lang w:val="en-US"/>
          </w:rPr>
          <w:t xml:space="preserve"># size of the spectrogram time window </w:t>
        </w:r>
      </w:ins>
      <w:ins w:id="1373" w:author="m" w:date="2023-05-10T12:28:33Z">
        <w:r>
          <w:rPr>
            <w:rStyle w:val="72"/>
            <w:rFonts w:hint="default" w:ascii="Consolas"/>
          </w:rPr>
          <w:t>(</w:t>
        </w:r>
      </w:ins>
      <w:ins w:id="1374" w:author="m" w:date="2023-05-10T12:28:33Z">
        <w:r>
          <w:rPr>
            <w:rStyle w:val="72"/>
            <w:rFonts w:hint="default"/>
            <w:lang w:val="en-US"/>
          </w:rPr>
          <w:t>ms</w:t>
        </w:r>
      </w:ins>
      <w:ins w:id="1375" w:author="m" w:date="2023-05-10T12:28:33Z">
        <w:r>
          <w:rPr>
            <w:rStyle w:val="72"/>
            <w:rFonts w:hint="default" w:ascii="Consolas"/>
          </w:rPr>
          <w:t>)</w:t>
        </w:r>
      </w:ins>
    </w:p>
    <w:p>
      <w:pPr>
        <w:pStyle w:val="39"/>
        <w:spacing w:after="0"/>
        <w:ind w:firstLine="720"/>
        <w:rPr>
          <w:ins w:id="1377" w:author="m" w:date="2023-05-10T12:46:12Z"/>
          <w:rStyle w:val="72"/>
          <w:rFonts w:hint="default"/>
        </w:rPr>
        <w:pPrChange w:id="1376" w:author="m" w:date="2023-05-10T12:46:56Z">
          <w:pPr>
            <w:pStyle w:val="39"/>
          </w:pPr>
        </w:pPrChange>
      </w:pPr>
      <w:r>
        <w:rPr>
          <w:rStyle w:val="66"/>
        </w:rPr>
        <w:t>smooth =</w:t>
      </w:r>
      <w:r>
        <w:rPr>
          <w:rStyle w:val="72"/>
        </w:rPr>
        <w:t xml:space="preserve"> best_param</w:t>
      </w:r>
      <w:r>
        <w:rPr>
          <w:rStyle w:val="49"/>
        </w:rPr>
        <w:t>$</w:t>
      </w:r>
      <w:r>
        <w:rPr>
          <w:rStyle w:val="72"/>
        </w:rPr>
        <w:t xml:space="preserve">smooth, </w:t>
      </w:r>
      <w:ins w:id="1378" w:author="m" w:date="2023-05-10T12:47:59Z">
        <w:r>
          <w:rPr>
            <w:rStyle w:val="72"/>
            <w:rFonts w:hint="default" w:ascii="Consolas"/>
          </w:rPr>
          <w:t xml:space="preserve"> </w:t>
        </w:r>
      </w:ins>
      <w:ins w:id="1379" w:author="m" w:date="2023-05-10T12:48:53Z">
        <w:r>
          <w:rPr>
            <w:rStyle w:val="72"/>
            <w:rFonts w:hint="default" w:ascii="Consolas"/>
          </w:rPr>
          <w:t xml:space="preserve"> </w:t>
        </w:r>
      </w:ins>
      <w:ins w:id="1380" w:author="m" w:date="2023-05-10T12:50:04Z">
        <w:r>
          <w:rPr>
            <w:rStyle w:val="72"/>
            <w:rFonts w:hint="default"/>
            <w:lang w:val="en-US"/>
          </w:rPr>
          <w:t># size (in ms) of the sliding window use for smoothing</w:t>
        </w:r>
      </w:ins>
    </w:p>
    <w:p>
      <w:pPr>
        <w:pStyle w:val="39"/>
        <w:spacing w:after="0"/>
        <w:ind w:firstLine="720"/>
        <w:rPr>
          <w:ins w:id="1382" w:author="m" w:date="2023-05-10T12:46:17Z"/>
          <w:rStyle w:val="72"/>
          <w:rFonts w:hint="default"/>
        </w:rPr>
        <w:pPrChange w:id="1381" w:author="m" w:date="2023-05-10T12:49:51Z">
          <w:pPr>
            <w:pStyle w:val="39"/>
          </w:pPr>
        </w:pPrChange>
      </w:pPr>
      <w:r>
        <w:rPr>
          <w:rStyle w:val="66"/>
        </w:rPr>
        <w:t>hold.time =</w:t>
      </w:r>
      <w:r>
        <w:rPr>
          <w:rStyle w:val="72"/>
        </w:rPr>
        <w:t xml:space="preserve"> best_param</w:t>
      </w:r>
      <w:r>
        <w:rPr>
          <w:rStyle w:val="49"/>
        </w:rPr>
        <w:t>$</w:t>
      </w:r>
      <w:r>
        <w:rPr>
          <w:rStyle w:val="72"/>
        </w:rPr>
        <w:t>hold.time,</w:t>
      </w:r>
      <w:ins w:id="1383" w:author="m" w:date="2023-05-10T12:48:07Z">
        <w:r>
          <w:rPr>
            <w:rStyle w:val="72"/>
            <w:rFonts w:hint="default" w:ascii="Consolas"/>
          </w:rPr>
          <w:t xml:space="preserve"> </w:t>
        </w:r>
      </w:ins>
      <w:ins w:id="1384" w:author="m" w:date="2023-05-10T12:48:52Z">
        <w:r>
          <w:rPr>
            <w:rStyle w:val="72"/>
            <w:rFonts w:hint="default" w:ascii="Consolas"/>
          </w:rPr>
          <w:t xml:space="preserve"> </w:t>
        </w:r>
      </w:ins>
      <w:ins w:id="1385" w:author="m" w:date="2023-05-10T12:49:50Z">
        <w:r>
          <w:rPr>
            <w:rStyle w:val="72"/>
          </w:rPr>
          <w:t xml:space="preserve"> </w:t>
        </w:r>
      </w:ins>
      <w:ins w:id="1386" w:author="m" w:date="2023-05-10T12:49:50Z">
        <w:r>
          <w:rPr>
            <w:rStyle w:val="72"/>
            <w:rFonts w:hint="default"/>
            <w:lang w:val="en-US"/>
          </w:rPr>
          <w:t xml:space="preserve"> # size of the spectrogram time window </w:t>
        </w:r>
      </w:ins>
      <w:ins w:id="1387" w:author="m" w:date="2023-05-10T12:49:50Z">
        <w:r>
          <w:rPr>
            <w:rStyle w:val="72"/>
            <w:rFonts w:hint="default" w:ascii="Consolas"/>
          </w:rPr>
          <w:t>(</w:t>
        </w:r>
      </w:ins>
      <w:ins w:id="1388" w:author="m" w:date="2023-05-10T12:49:50Z">
        <w:r>
          <w:rPr>
            <w:rStyle w:val="72"/>
            <w:rFonts w:hint="default"/>
            <w:lang w:val="en-US"/>
          </w:rPr>
          <w:t>ms</w:t>
        </w:r>
      </w:ins>
      <w:ins w:id="1389" w:author="m" w:date="2023-05-10T12:49:50Z">
        <w:r>
          <w:rPr>
            <w:rStyle w:val="72"/>
            <w:rFonts w:hint="default" w:ascii="Consolas"/>
          </w:rPr>
          <w:t>)</w:t>
        </w:r>
      </w:ins>
    </w:p>
    <w:p>
      <w:pPr>
        <w:pStyle w:val="39"/>
        <w:spacing w:after="0"/>
        <w:ind w:firstLine="720"/>
        <w:rPr>
          <w:ins w:id="1391" w:author="m" w:date="2023-05-10T12:50:31Z"/>
          <w:rStyle w:val="72"/>
          <w:rFonts w:hint="default" w:ascii="Consolas"/>
        </w:rPr>
        <w:pPrChange w:id="1390" w:author="m" w:date="2023-05-10T12:46:56Z">
          <w:pPr>
            <w:pStyle w:val="39"/>
          </w:pPr>
        </w:pPrChange>
      </w:pPr>
      <w:del w:id="1392" w:author="m" w:date="2023-05-10T12:46:17Z">
        <w:r>
          <w:rPr/>
          <w:br w:type="textWrapping"/>
        </w:r>
      </w:del>
      <w:del w:id="1393" w:author="m" w:date="2023-05-10T12:46:16Z">
        <w:r>
          <w:rPr>
            <w:rStyle w:val="72"/>
          </w:rPr>
          <w:delText xml:space="preserve">  </w:delText>
        </w:r>
      </w:del>
      <w:del w:id="1394" w:author="m" w:date="2023-05-10T12:46:15Z">
        <w:r>
          <w:rPr>
            <w:rStyle w:val="72"/>
          </w:rPr>
          <w:delText xml:space="preserve">  </w:delText>
        </w:r>
      </w:del>
      <w:r>
        <w:rPr>
          <w:rStyle w:val="66"/>
        </w:rPr>
        <w:t>min.duration =</w:t>
      </w:r>
      <w:r>
        <w:rPr>
          <w:rStyle w:val="72"/>
        </w:rPr>
        <w:t xml:space="preserve"> best_param</w:t>
      </w:r>
      <w:r>
        <w:rPr>
          <w:rStyle w:val="49"/>
        </w:rPr>
        <w:t>$</w:t>
      </w:r>
      <w:r>
        <w:rPr>
          <w:rStyle w:val="72"/>
        </w:rPr>
        <w:t xml:space="preserve">min.duration, </w:t>
      </w:r>
      <w:ins w:id="1395" w:author="m" w:date="2023-05-10T12:48:14Z">
        <w:r>
          <w:rPr>
            <w:rStyle w:val="72"/>
            <w:rFonts w:hint="default" w:ascii="Consolas"/>
          </w:rPr>
          <w:t xml:space="preserve"> </w:t>
        </w:r>
      </w:ins>
      <w:ins w:id="1396" w:author="m" w:date="2023-05-10T12:50:25Z">
        <w:r>
          <w:rPr>
            <w:rStyle w:val="72"/>
            <w:rFonts w:hint="default" w:ascii="Consolas"/>
          </w:rPr>
          <w:t xml:space="preserve"> # minimum duration of detections to keep (ms)</w:t>
        </w:r>
      </w:ins>
    </w:p>
    <w:p>
      <w:pPr>
        <w:pStyle w:val="39"/>
        <w:spacing w:after="0"/>
        <w:ind w:firstLine="720"/>
        <w:rPr>
          <w:ins w:id="1398" w:author="m" w:date="2023-05-10T12:46:29Z"/>
          <w:rStyle w:val="72"/>
          <w:rFonts w:hint="default"/>
        </w:rPr>
        <w:pPrChange w:id="1397" w:author="m" w:date="2023-05-10T12:46:56Z">
          <w:pPr>
            <w:pStyle w:val="39"/>
          </w:pPr>
        </w:pPrChange>
      </w:pPr>
      <w:r>
        <w:rPr>
          <w:rStyle w:val="66"/>
        </w:rPr>
        <w:t>max.duration =</w:t>
      </w:r>
      <w:r>
        <w:rPr>
          <w:rStyle w:val="72"/>
        </w:rPr>
        <w:t xml:space="preserve"> best_param</w:t>
      </w:r>
      <w:r>
        <w:rPr>
          <w:rStyle w:val="49"/>
        </w:rPr>
        <w:t>$</w:t>
      </w:r>
      <w:r>
        <w:rPr>
          <w:rStyle w:val="72"/>
        </w:rPr>
        <w:t>max.duration,</w:t>
      </w:r>
      <w:ins w:id="1399" w:author="m" w:date="2023-05-10T12:50:27Z">
        <w:r>
          <w:rPr>
            <w:rStyle w:val="72"/>
            <w:rFonts w:hint="default" w:ascii="Consolas"/>
          </w:rPr>
          <w:t xml:space="preserve"> # m</w:t>
        </w:r>
      </w:ins>
      <w:ins w:id="1400" w:author="m" w:date="2023-05-10T12:50:35Z">
        <w:r>
          <w:rPr>
            <w:rStyle w:val="72"/>
            <w:rFonts w:hint="default" w:ascii="Consolas"/>
          </w:rPr>
          <w:t>axi</w:t>
        </w:r>
      </w:ins>
      <w:ins w:id="1401" w:author="m" w:date="2023-05-10T12:50:27Z">
        <w:r>
          <w:rPr>
            <w:rStyle w:val="72"/>
            <w:rFonts w:hint="default" w:ascii="Consolas"/>
          </w:rPr>
          <w:t>mum duration of detections to keep (ms)</w:t>
        </w:r>
      </w:ins>
    </w:p>
    <w:p>
      <w:pPr>
        <w:pStyle w:val="39"/>
        <w:spacing w:after="0"/>
        <w:ind w:firstLine="720"/>
        <w:rPr>
          <w:ins w:id="1403" w:author="m" w:date="2023-05-10T12:38:57Z"/>
          <w:rStyle w:val="72"/>
          <w:rFonts w:hint="default"/>
        </w:rPr>
        <w:pPrChange w:id="1402" w:author="m" w:date="2023-05-10T12:50:53Z">
          <w:pPr>
            <w:pStyle w:val="39"/>
          </w:pPr>
        </w:pPrChange>
      </w:pPr>
      <w:del w:id="1404" w:author="m" w:date="2023-05-10T12:46:28Z">
        <w:r>
          <w:rPr/>
          <w:br w:type="textWrapping"/>
        </w:r>
      </w:del>
      <w:del w:id="1405" w:author="m" w:date="2023-05-10T12:46:28Z">
        <w:r>
          <w:rPr>
            <w:rStyle w:val="72"/>
          </w:rPr>
          <w:delText xml:space="preserve"> </w:delText>
        </w:r>
      </w:del>
      <w:del w:id="1406" w:author="m" w:date="2023-05-10T12:46:27Z">
        <w:r>
          <w:rPr>
            <w:rStyle w:val="72"/>
          </w:rPr>
          <w:delText xml:space="preserve">   </w:delText>
        </w:r>
      </w:del>
      <w:r>
        <w:rPr>
          <w:rStyle w:val="66"/>
        </w:rPr>
        <w:t>bp =</w:t>
      </w:r>
      <w:r>
        <w:rPr>
          <w:rStyle w:val="72"/>
        </w:rPr>
        <w:t xml:space="preserve"> </w:t>
      </w:r>
      <w:r>
        <w:rPr>
          <w:rStyle w:val="59"/>
        </w:rPr>
        <w:t>c</w:t>
      </w:r>
      <w:r>
        <w:rPr>
          <w:rStyle w:val="72"/>
        </w:rPr>
        <w:t>(</w:t>
      </w:r>
      <w:r>
        <w:rPr>
          <w:rStyle w:val="46"/>
        </w:rPr>
        <w:t>0.5</w:t>
      </w:r>
      <w:r>
        <w:rPr>
          <w:rStyle w:val="72"/>
        </w:rPr>
        <w:t xml:space="preserve">, </w:t>
      </w:r>
      <w:r>
        <w:rPr>
          <w:rStyle w:val="44"/>
        </w:rPr>
        <w:t>10</w:t>
      </w:r>
      <w:r>
        <w:rPr>
          <w:rStyle w:val="72"/>
        </w:rPr>
        <w:t>)</w:t>
      </w:r>
      <w:ins w:id="1407" w:author="m" w:date="2023-05-10T12:48:48Z">
        <w:r>
          <w:rPr>
            <w:rStyle w:val="72"/>
            <w:rFonts w:hint="default" w:ascii="Consolas"/>
          </w:rPr>
          <w:t xml:space="preserve">  # bandpass filter (kHz)</w:t>
        </w:r>
      </w:ins>
    </w:p>
    <w:p>
      <w:pPr>
        <w:pStyle w:val="39"/>
        <w:spacing w:after="0"/>
        <w:rPr>
          <w:rStyle w:val="72"/>
          <w:rFonts w:hint="default"/>
        </w:rPr>
        <w:pPrChange w:id="1408" w:author="m" w:date="2023-05-10T12:46:56Z">
          <w:pPr>
            <w:pStyle w:val="39"/>
          </w:pPr>
        </w:pPrChange>
      </w:pPr>
      <w:r>
        <w:rPr>
          <w:rStyle w:val="72"/>
        </w:rPr>
        <w:t>)</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As our reference annotations include all sound</w:t>
      </w:r>
      <w:r>
        <w:rPr>
          <w:rFonts w:hint="default" w:ascii="Source Sans Pro" w:hAnsi="Source Sans Pro" w:cs="Source Sans Pro"/>
          <w:color w:val="auto"/>
          <w:sz w:val="24"/>
          <w:szCs w:val="24"/>
          <w:lang w:val="en-US"/>
        </w:rPr>
        <w:t>s in both the training and test annotations,</w:t>
      </w:r>
      <w:r>
        <w:rPr>
          <w:rFonts w:hint="default" w:ascii="Source Sans Pro" w:hAnsi="Source Sans Pro" w:cs="Source Sans Pro"/>
          <w:color w:val="auto"/>
          <w:sz w:val="24"/>
          <w:szCs w:val="24"/>
        </w:rPr>
        <w:t xml:space="preserve"> we can evaluate the performance of the detection on the test set as well:</w:t>
      </w:r>
    </w:p>
    <w:p>
      <w:pPr>
        <w:pStyle w:val="39"/>
        <w:spacing w:after="0"/>
        <w:rPr>
          <w:ins w:id="1410" w:author="m" w:date="2023-05-10T12:51:51Z"/>
          <w:rStyle w:val="72"/>
        </w:rPr>
        <w:pPrChange w:id="1409" w:author="m" w:date="2023-05-10T12:52:21Z">
          <w:pPr>
            <w:pStyle w:val="39"/>
          </w:pPr>
        </w:pPrChange>
      </w:pPr>
      <w:r>
        <w:rPr>
          <w:rStyle w:val="59"/>
        </w:rPr>
        <w:t>diagnose_detection</w:t>
      </w:r>
      <w:r>
        <w:rPr>
          <w:rStyle w:val="72"/>
        </w:rPr>
        <w:t>(</w:t>
      </w:r>
    </w:p>
    <w:p>
      <w:pPr>
        <w:pStyle w:val="39"/>
        <w:spacing w:after="0"/>
        <w:ind w:firstLine="720"/>
        <w:rPr>
          <w:ins w:id="1412" w:author="m" w:date="2023-05-10T12:51:55Z"/>
          <w:rStyle w:val="72"/>
        </w:rPr>
        <w:pPrChange w:id="1411" w:author="m" w:date="2023-05-10T12:52:21Z">
          <w:pPr>
            <w:pStyle w:val="39"/>
          </w:pPr>
        </w:pPrChange>
      </w:pPr>
      <w:r>
        <w:rPr>
          <w:rStyle w:val="66"/>
        </w:rPr>
        <w:t>reference =</w:t>
      </w:r>
      <w:r>
        <w:rPr>
          <w:rStyle w:val="72"/>
        </w:rPr>
        <w:t xml:space="preserve"> test_ref, </w:t>
      </w:r>
      <w:ins w:id="1413" w:author="m" w:date="2023-05-10T12:52:23Z">
        <w:r>
          <w:rPr>
            <w:rStyle w:val="72"/>
            <w:rFonts w:hint="default" w:ascii="Consolas"/>
          </w:rPr>
          <w:t xml:space="preserve"> </w:t>
        </w:r>
      </w:ins>
      <w:ins w:id="1414" w:author="m" w:date="2023-05-10T12:52:23Z">
        <w:r>
          <w:rPr>
            <w:rStyle w:val="72"/>
            <w:rFonts w:hint="default"/>
            <w:lang w:val="en-US"/>
          </w:rPr>
          <w:t xml:space="preserve"># data frame with </w:t>
        </w:r>
      </w:ins>
      <w:ins w:id="1415" w:author="m" w:date="2023-05-10T12:52:23Z">
        <w:r>
          <w:rPr>
            <w:rStyle w:val="72"/>
            <w:rFonts w:hint="default" w:ascii="Consolas"/>
          </w:rPr>
          <w:t xml:space="preserve">reference </w:t>
        </w:r>
      </w:ins>
      <w:ins w:id="1416" w:author="m" w:date="2023-05-10T12:52:23Z">
        <w:r>
          <w:rPr>
            <w:rStyle w:val="72"/>
            <w:rFonts w:hint="default"/>
            <w:lang w:val="en-US"/>
          </w:rPr>
          <w:t>annotations</w:t>
        </w:r>
      </w:ins>
    </w:p>
    <w:p>
      <w:pPr>
        <w:pStyle w:val="39"/>
        <w:spacing w:after="0"/>
        <w:ind w:firstLine="720"/>
        <w:rPr>
          <w:ins w:id="1418" w:author="m" w:date="2023-05-10T12:51:58Z"/>
          <w:rStyle w:val="72"/>
          <w:rFonts w:hint="default"/>
        </w:rPr>
        <w:pPrChange w:id="1417" w:author="m" w:date="2023-05-10T12:52:21Z">
          <w:pPr>
            <w:pStyle w:val="39"/>
          </w:pPr>
        </w:pPrChange>
      </w:pPr>
      <w:r>
        <w:rPr>
          <w:rStyle w:val="66"/>
        </w:rPr>
        <w:t>detection =</w:t>
      </w:r>
      <w:r>
        <w:rPr>
          <w:rStyle w:val="72"/>
        </w:rPr>
        <w:t xml:space="preserve"> det_test, </w:t>
      </w:r>
      <w:ins w:id="1419" w:author="m" w:date="2023-05-10T12:52:45Z">
        <w:r>
          <w:rPr>
            <w:rStyle w:val="72"/>
            <w:rFonts w:hint="default" w:ascii="Consolas"/>
          </w:rPr>
          <w:t xml:space="preserve"> </w:t>
        </w:r>
      </w:ins>
      <w:ins w:id="1420" w:author="m" w:date="2023-05-10T12:52:45Z">
        <w:r>
          <w:rPr>
            <w:rStyle w:val="72"/>
            <w:rFonts w:hint="default"/>
            <w:lang w:val="en-US"/>
          </w:rPr>
          <w:t xml:space="preserve"> # detection data frame to be diagnose</w:t>
        </w:r>
      </w:ins>
      <w:ins w:id="1421" w:author="m" w:date="2023-05-10T12:52:45Z">
        <w:r>
          <w:rPr>
            <w:rStyle w:val="72"/>
            <w:rFonts w:hint="default" w:ascii="Consolas"/>
          </w:rPr>
          <w:t>d</w:t>
        </w:r>
      </w:ins>
    </w:p>
    <w:p>
      <w:pPr>
        <w:pStyle w:val="39"/>
        <w:spacing w:after="0"/>
        <w:ind w:firstLine="720"/>
        <w:rPr>
          <w:ins w:id="1423" w:author="m" w:date="2023-05-10T12:52:00Z"/>
          <w:rStyle w:val="47"/>
          <w:rFonts w:hint="default"/>
        </w:rPr>
        <w:pPrChange w:id="1422" w:author="m" w:date="2023-05-10T12:52:21Z">
          <w:pPr>
            <w:pStyle w:val="39"/>
          </w:pPr>
        </w:pPrChange>
      </w:pPr>
      <w:r>
        <w:rPr>
          <w:rStyle w:val="66"/>
        </w:rPr>
        <w:t>by.sound.file =</w:t>
      </w:r>
      <w:r>
        <w:rPr>
          <w:rStyle w:val="72"/>
        </w:rPr>
        <w:t xml:space="preserve"> </w:t>
      </w:r>
      <w:r>
        <w:rPr>
          <w:rStyle w:val="47"/>
        </w:rPr>
        <w:t>FALSE</w:t>
      </w:r>
      <w:ins w:id="1424" w:author="m" w:date="2023-05-10T12:52:47Z">
        <w:r>
          <w:rPr>
            <w:rStyle w:val="47"/>
            <w:rFonts w:hint="default" w:ascii="Consolas"/>
          </w:rPr>
          <w:t xml:space="preserve"> </w:t>
        </w:r>
      </w:ins>
      <w:ins w:id="1425" w:author="m" w:date="2023-05-10T12:52:51Z">
        <w:r>
          <w:rPr>
            <w:rStyle w:val="47"/>
            <w:rFonts w:hint="default" w:ascii="Consolas"/>
          </w:rPr>
          <w:t xml:space="preserve"> </w:t>
        </w:r>
      </w:ins>
      <w:ins w:id="1426" w:author="m" w:date="2023-05-10T12:52:48Z">
        <w:r>
          <w:rPr>
            <w:rStyle w:val="47"/>
            <w:rFonts w:hint="default" w:ascii="Consolas"/>
          </w:rPr>
          <w:t>#</w:t>
        </w:r>
      </w:ins>
      <w:ins w:id="1427" w:author="m" w:date="2023-05-10T12:52:49Z">
        <w:r>
          <w:rPr>
            <w:rStyle w:val="47"/>
            <w:rFonts w:hint="default" w:ascii="Consolas"/>
          </w:rPr>
          <w:t xml:space="preserve"> </w:t>
        </w:r>
      </w:ins>
      <w:ins w:id="1428" w:author="m" w:date="2023-05-10T12:52:53Z">
        <w:r>
          <w:rPr>
            <w:rStyle w:val="47"/>
            <w:rFonts w:hint="default" w:ascii="Consolas"/>
          </w:rPr>
          <w:t>sum</w:t>
        </w:r>
      </w:ins>
      <w:ins w:id="1429" w:author="m" w:date="2023-05-10T12:53:02Z">
        <w:r>
          <w:rPr>
            <w:rStyle w:val="47"/>
            <w:rFonts w:hint="default" w:ascii="Consolas"/>
          </w:rPr>
          <w:t>m</w:t>
        </w:r>
      </w:ins>
      <w:ins w:id="1430" w:author="m" w:date="2023-05-10T12:52:53Z">
        <w:r>
          <w:rPr>
            <w:rStyle w:val="47"/>
            <w:rFonts w:hint="default" w:ascii="Consolas"/>
          </w:rPr>
          <w:t>ariz</w:t>
        </w:r>
      </w:ins>
      <w:ins w:id="1431" w:author="m" w:date="2023-05-10T12:52:54Z">
        <w:r>
          <w:rPr>
            <w:rStyle w:val="47"/>
            <w:rFonts w:hint="default" w:ascii="Consolas"/>
          </w:rPr>
          <w:t>e acro</w:t>
        </w:r>
      </w:ins>
      <w:ins w:id="1432" w:author="m" w:date="2023-05-10T12:52:55Z">
        <w:r>
          <w:rPr>
            <w:rStyle w:val="47"/>
            <w:rFonts w:hint="default" w:ascii="Consolas"/>
          </w:rPr>
          <w:t>ss sou</w:t>
        </w:r>
      </w:ins>
      <w:ins w:id="1433" w:author="m" w:date="2023-05-10T12:52:56Z">
        <w:r>
          <w:rPr>
            <w:rStyle w:val="47"/>
            <w:rFonts w:hint="default" w:ascii="Consolas"/>
          </w:rPr>
          <w:t>n</w:t>
        </w:r>
      </w:ins>
      <w:ins w:id="1434" w:author="m" w:date="2023-05-10T12:52:57Z">
        <w:r>
          <w:rPr>
            <w:rStyle w:val="47"/>
            <w:rFonts w:hint="default" w:ascii="Consolas"/>
          </w:rPr>
          <w:t>d file</w:t>
        </w:r>
      </w:ins>
      <w:ins w:id="1435" w:author="m" w:date="2023-05-10T12:52:58Z">
        <w:r>
          <w:rPr>
            <w:rStyle w:val="47"/>
            <w:rFonts w:hint="default" w:ascii="Consolas"/>
          </w:rPr>
          <w:t>s</w:t>
        </w:r>
      </w:ins>
    </w:p>
    <w:p>
      <w:pPr>
        <w:pStyle w:val="39"/>
        <w:spacing w:after="0"/>
        <w:ind w:firstLine="720"/>
        <w:pPrChange w:id="1436" w:author="m" w:date="2023-05-10T12:52:21Z">
          <w:pPr>
            <w:pStyle w:val="39"/>
          </w:pPr>
        </w:pPrChange>
      </w:pPr>
      <w:r>
        <w:rPr>
          <w:rStyle w:val="72"/>
        </w:rPr>
        <w:t>)</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0"/>
        <w:gridCol w:w="1054"/>
        <w:gridCol w:w="1094"/>
        <w:gridCol w:w="1033"/>
        <w:gridCol w:w="1220"/>
        <w:gridCol w:w="1663"/>
        <w:gridCol w:w="542"/>
        <w:gridCol w:w="749"/>
        <w:gridCol w:w="6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true.positives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false.positives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false.negatives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split.positives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merged.positives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overlap.to.true.positives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recall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precision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b/>
                <w:bCs/>
                <w:kern w:val="0"/>
                <w:sz w:val="18"/>
                <w:szCs w:val="18"/>
                <w:lang w:val="en-US" w:eastAsia="zh-CN" w:bidi="ar"/>
              </w:rPr>
              <w:t xml:space="preserve">f1.score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475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27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11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4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16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0.97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0.977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0.946 </w:t>
            </w:r>
          </w:p>
        </w:tc>
        <w:tc>
          <w:tcPr>
            <w:tcW w:w="1006" w:type="dxa"/>
            <w:vAlign w:val="center"/>
          </w:tcPr>
          <w:p>
            <w:pPr>
              <w:keepNext w:val="0"/>
              <w:keepLines w:val="0"/>
              <w:widowControl/>
              <w:suppressLineNumbers w:val="0"/>
              <w:jc w:val="center"/>
              <w:rPr>
                <w:rFonts w:hint="default" w:ascii="Source Sans Pro" w:hAnsi="Source Sans Pro" w:cs="Source Sans Pro"/>
                <w:sz w:val="18"/>
                <w:szCs w:val="18"/>
                <w:vertAlign w:val="baseline"/>
              </w:rPr>
            </w:pPr>
            <w:r>
              <w:rPr>
                <w:rFonts w:hint="default" w:ascii="Source Sans Pro" w:hAnsi="Source Sans Pro" w:eastAsia="SimSun" w:cs="Source Sans Pro"/>
                <w:kern w:val="0"/>
                <w:sz w:val="18"/>
                <w:szCs w:val="18"/>
                <w:lang w:val="en-US" w:eastAsia="zh-CN" w:bidi="ar"/>
              </w:rPr>
              <w:t xml:space="preserve">0.962 </w:t>
            </w:r>
          </w:p>
        </w:tc>
      </w:tr>
    </w:tbl>
    <w:p>
      <w:pPr>
        <w:pStyle w:val="3"/>
        <w:rPr>
          <w:rFonts w:hint="default" w:ascii="Source Sans Pro" w:hAnsi="Source Sans Pro" w:cs="Source Sans Pro"/>
          <w:color w:val="auto"/>
          <w:sz w:val="24"/>
          <w:szCs w:val="24"/>
        </w:rPr>
      </w:pPr>
    </w:p>
    <w:p>
      <w:pPr>
        <w:pStyle w:val="3"/>
        <w:rPr>
          <w:ins w:id="1437" w:author="m" w:date="2023-05-10T15:45:45Z"/>
          <w:rFonts w:hint="default" w:ascii="Source Sans Pro" w:hAnsi="Source Sans Pro" w:cs="Source Sans Pro"/>
          <w:color w:val="auto"/>
        </w:rPr>
      </w:pPr>
      <w:r>
        <w:rPr>
          <w:rFonts w:hint="default" w:ascii="Source Sans Pro" w:hAnsi="Source Sans Pro" w:cs="Source Sans Pro"/>
          <w:color w:val="auto"/>
          <w:sz w:val="24"/>
          <w:szCs w:val="24"/>
        </w:rPr>
        <w:t>The performance on the test data set was also acceptable, with an F1 score of 0.9</w:t>
      </w:r>
      <w:ins w:id="1438" w:author="m" w:date="2023-05-08T17:20:27Z">
        <w:r>
          <w:rPr>
            <w:rFonts w:hint="default" w:ascii="Source Sans Pro" w:hAnsi="Source Sans Pro" w:cs="Source Sans Pro"/>
            <w:color w:val="auto"/>
            <w:sz w:val="24"/>
            <w:szCs w:val="24"/>
          </w:rPr>
          <w:t>6</w:t>
        </w:r>
      </w:ins>
      <w:del w:id="1439" w:author="m" w:date="2023-05-08T17:20:27Z">
        <w:r>
          <w:rPr>
            <w:rFonts w:hint="default" w:ascii="Source Sans Pro" w:hAnsi="Source Sans Pro" w:cs="Source Sans Pro"/>
            <w:color w:val="auto"/>
            <w:sz w:val="24"/>
            <w:szCs w:val="24"/>
          </w:rPr>
          <w:delText>5</w:delText>
        </w:r>
      </w:del>
      <w:r>
        <w:rPr>
          <w:rFonts w:hint="default" w:ascii="Source Sans Pro" w:hAnsi="Source Sans Pro" w:cs="Source Sans Pro"/>
          <w:color w:val="auto"/>
          <w:sz w:val="24"/>
          <w:szCs w:val="24"/>
        </w:rPr>
        <w:t>. Note that in the example we used a small subset of sound files for training. More training data might be needed for optimizing a detection routine on larger data sets or recordings with more variable sounds or background noise levels.</w:t>
      </w:r>
      <w:ins w:id="1440" w:author="m" w:date="2023-05-10T13:34:27Z">
        <w:r>
          <w:rPr>
            <w:rFonts w:hint="default" w:ascii="Source Sans Pro" w:hAnsi="Source Sans Pro" w:cs="Source Sans Pro"/>
            <w:color w:val="auto"/>
            <w:sz w:val="24"/>
            <w:szCs w:val="24"/>
          </w:rPr>
          <w:t xml:space="preserve"> </w:t>
        </w:r>
      </w:ins>
      <w:ins w:id="1441" w:author="m" w:date="2023-05-10T13:38:21Z">
        <w:del w:id="1442" w:author="marcelo" w:date="2023-05-19T07:28:19Z">
          <w:r>
            <w:rPr>
              <w:rFonts w:hint="default" w:ascii="Source Sans Pro" w:hAnsi="Source Sans Pro" w:cs="Source Sans Pro"/>
              <w:color w:val="auto"/>
              <w:sz w:val="24"/>
              <w:szCs w:val="24"/>
            </w:rPr>
            <w:delText>Strat</w:delText>
          </w:r>
        </w:del>
      </w:ins>
      <w:ins w:id="1443" w:author="m" w:date="2023-05-10T13:38:22Z">
        <w:del w:id="1444" w:author="marcelo" w:date="2023-05-19T07:28:19Z">
          <w:r>
            <w:rPr>
              <w:rFonts w:hint="default" w:ascii="Source Sans Pro" w:hAnsi="Source Sans Pro" w:cs="Source Sans Pro"/>
              <w:color w:val="auto"/>
              <w:sz w:val="24"/>
              <w:szCs w:val="24"/>
            </w:rPr>
            <w:delText>ifi</w:delText>
          </w:r>
        </w:del>
      </w:ins>
      <w:ins w:id="1445" w:author="m" w:date="2023-05-10T13:38:23Z">
        <w:del w:id="1446" w:author="marcelo" w:date="2023-05-19T07:28:19Z">
          <w:r>
            <w:rPr>
              <w:rFonts w:hint="default" w:ascii="Source Sans Pro" w:hAnsi="Source Sans Pro" w:cs="Source Sans Pro"/>
              <w:color w:val="auto"/>
              <w:sz w:val="24"/>
              <w:szCs w:val="24"/>
            </w:rPr>
            <w:delText>ed samp</w:delText>
          </w:r>
        </w:del>
      </w:ins>
      <w:ins w:id="1447" w:author="m" w:date="2023-05-10T13:38:24Z">
        <w:del w:id="1448" w:author="marcelo" w:date="2023-05-19T07:28:19Z">
          <w:r>
            <w:rPr>
              <w:rFonts w:hint="default" w:ascii="Source Sans Pro" w:hAnsi="Source Sans Pro" w:cs="Source Sans Pro"/>
              <w:color w:val="auto"/>
              <w:sz w:val="24"/>
              <w:szCs w:val="24"/>
            </w:rPr>
            <w:delText>l</w:delText>
          </w:r>
        </w:del>
      </w:ins>
      <w:ins w:id="1449" w:author="m" w:date="2023-05-10T13:38:25Z">
        <w:del w:id="1450" w:author="marcelo" w:date="2023-05-19T07:28:19Z">
          <w:r>
            <w:rPr>
              <w:rFonts w:hint="default" w:ascii="Source Sans Pro" w:hAnsi="Source Sans Pro" w:cs="Source Sans Pro"/>
              <w:color w:val="auto"/>
              <w:sz w:val="24"/>
              <w:szCs w:val="24"/>
            </w:rPr>
            <w:delText xml:space="preserve">ing </w:delText>
          </w:r>
        </w:del>
      </w:ins>
      <w:ins w:id="1451" w:author="m" w:date="2023-05-10T13:39:22Z">
        <w:del w:id="1452" w:author="marcelo" w:date="2023-05-19T07:28:19Z">
          <w:r>
            <w:rPr>
              <w:rFonts w:hint="default" w:ascii="Source Sans Pro" w:hAnsi="Source Sans Pro" w:cs="Source Sans Pro"/>
              <w:color w:val="auto"/>
              <w:sz w:val="24"/>
              <w:szCs w:val="24"/>
            </w:rPr>
            <w:delText>ac</w:delText>
          </w:r>
        </w:del>
      </w:ins>
      <w:ins w:id="1453" w:author="m" w:date="2023-05-10T13:39:23Z">
        <w:del w:id="1454" w:author="marcelo" w:date="2023-05-19T07:28:19Z">
          <w:r>
            <w:rPr>
              <w:rFonts w:hint="default" w:ascii="Source Sans Pro" w:hAnsi="Source Sans Pro" w:cs="Source Sans Pro"/>
              <w:color w:val="auto"/>
              <w:sz w:val="24"/>
              <w:szCs w:val="24"/>
            </w:rPr>
            <w:delText>counti</w:delText>
          </w:r>
        </w:del>
      </w:ins>
      <w:ins w:id="1455" w:author="m" w:date="2023-05-10T13:39:24Z">
        <w:del w:id="1456" w:author="marcelo" w:date="2023-05-19T07:28:19Z">
          <w:r>
            <w:rPr>
              <w:rFonts w:hint="default" w:ascii="Source Sans Pro" w:hAnsi="Source Sans Pro" w:cs="Source Sans Pro"/>
              <w:color w:val="auto"/>
              <w:sz w:val="24"/>
              <w:szCs w:val="24"/>
            </w:rPr>
            <w:delText xml:space="preserve">ng </w:delText>
          </w:r>
        </w:del>
      </w:ins>
      <w:ins w:id="1457" w:author="m" w:date="2023-05-10T13:38:55Z">
        <w:del w:id="1458" w:author="marcelo" w:date="2023-05-19T07:28:19Z">
          <w:r>
            <w:rPr>
              <w:rFonts w:hint="default" w:ascii="Source Sans Pro" w:hAnsi="Source Sans Pro" w:cs="Source Sans Pro"/>
              <w:color w:val="auto"/>
              <w:sz w:val="24"/>
              <w:szCs w:val="24"/>
            </w:rPr>
            <w:delText>fo</w:delText>
          </w:r>
        </w:del>
      </w:ins>
      <w:ins w:id="1459" w:author="m" w:date="2023-05-10T13:38:56Z">
        <w:del w:id="1460" w:author="marcelo" w:date="2023-05-19T07:28:19Z">
          <w:r>
            <w:rPr>
              <w:rFonts w:hint="default" w:ascii="Source Sans Pro" w:hAnsi="Source Sans Pro" w:cs="Source Sans Pro"/>
              <w:color w:val="auto"/>
              <w:sz w:val="24"/>
              <w:szCs w:val="24"/>
            </w:rPr>
            <w:delText xml:space="preserve">r </w:delText>
          </w:r>
        </w:del>
      </w:ins>
      <w:ins w:id="1461" w:author="m" w:date="2023-05-10T13:39:29Z">
        <w:del w:id="1462" w:author="marcelo" w:date="2023-05-19T07:28:19Z">
          <w:r>
            <w:rPr>
              <w:rFonts w:hint="default" w:ascii="Source Sans Pro" w:hAnsi="Source Sans Pro" w:cs="Source Sans Pro"/>
              <w:color w:val="auto"/>
              <w:sz w:val="24"/>
              <w:szCs w:val="24"/>
            </w:rPr>
            <w:delText>ad</w:delText>
          </w:r>
        </w:del>
      </w:ins>
      <w:ins w:id="1463" w:author="m" w:date="2023-05-10T13:39:30Z">
        <w:del w:id="1464" w:author="marcelo" w:date="2023-05-19T07:28:19Z">
          <w:r>
            <w:rPr>
              <w:rFonts w:hint="default" w:ascii="Source Sans Pro" w:hAnsi="Source Sans Pro" w:cs="Source Sans Pro"/>
              <w:color w:val="auto"/>
              <w:sz w:val="24"/>
              <w:szCs w:val="24"/>
            </w:rPr>
            <w:delText>ditiona</w:delText>
          </w:r>
        </w:del>
      </w:ins>
      <w:ins w:id="1465" w:author="m" w:date="2023-05-10T13:39:31Z">
        <w:del w:id="1466" w:author="marcelo" w:date="2023-05-19T07:28:19Z">
          <w:r>
            <w:rPr>
              <w:rFonts w:hint="default" w:ascii="Source Sans Pro" w:hAnsi="Source Sans Pro" w:cs="Source Sans Pro"/>
              <w:color w:val="auto"/>
              <w:sz w:val="24"/>
              <w:szCs w:val="24"/>
            </w:rPr>
            <w:delText xml:space="preserve">l </w:delText>
          </w:r>
        </w:del>
      </w:ins>
      <w:ins w:id="1467" w:author="m" w:date="2023-05-10T13:38:57Z">
        <w:del w:id="1468" w:author="marcelo" w:date="2023-05-19T07:28:19Z">
          <w:r>
            <w:rPr>
              <w:rFonts w:hint="default" w:ascii="Source Sans Pro" w:hAnsi="Source Sans Pro" w:cs="Source Sans Pro"/>
              <w:color w:val="auto"/>
              <w:sz w:val="24"/>
              <w:szCs w:val="24"/>
            </w:rPr>
            <w:delText>str</w:delText>
          </w:r>
        </w:del>
      </w:ins>
      <w:ins w:id="1469" w:author="m" w:date="2023-05-10T13:39:00Z">
        <w:del w:id="1470" w:author="marcelo" w:date="2023-05-19T07:28:19Z">
          <w:r>
            <w:rPr>
              <w:rFonts w:hint="default" w:ascii="Source Sans Pro" w:hAnsi="Source Sans Pro" w:cs="Source Sans Pro"/>
              <w:color w:val="auto"/>
              <w:sz w:val="24"/>
              <w:szCs w:val="24"/>
            </w:rPr>
            <w:delText>u</w:delText>
          </w:r>
        </w:del>
      </w:ins>
      <w:ins w:id="1471" w:author="m" w:date="2023-05-10T13:39:04Z">
        <w:del w:id="1472" w:author="marcelo" w:date="2023-05-19T07:28:19Z">
          <w:r>
            <w:rPr>
              <w:rFonts w:hint="default" w:ascii="Source Sans Pro" w:hAnsi="Source Sans Pro" w:cs="Source Sans Pro"/>
              <w:color w:val="auto"/>
              <w:sz w:val="24"/>
              <w:szCs w:val="24"/>
            </w:rPr>
            <w:delText>cture i</w:delText>
          </w:r>
        </w:del>
      </w:ins>
      <w:ins w:id="1473" w:author="m" w:date="2023-05-10T13:39:05Z">
        <w:del w:id="1474" w:author="marcelo" w:date="2023-05-19T07:28:19Z">
          <w:r>
            <w:rPr>
              <w:rFonts w:hint="default" w:ascii="Source Sans Pro" w:hAnsi="Source Sans Pro" w:cs="Source Sans Pro"/>
              <w:color w:val="auto"/>
              <w:sz w:val="24"/>
              <w:szCs w:val="24"/>
            </w:rPr>
            <w:delText>n th</w:delText>
          </w:r>
        </w:del>
      </w:ins>
      <w:ins w:id="1475" w:author="m" w:date="2023-05-10T13:39:06Z">
        <w:del w:id="1476" w:author="marcelo" w:date="2023-05-19T07:28:19Z">
          <w:r>
            <w:rPr>
              <w:rFonts w:hint="default" w:ascii="Source Sans Pro" w:hAnsi="Source Sans Pro" w:cs="Source Sans Pro"/>
              <w:color w:val="auto"/>
              <w:sz w:val="24"/>
              <w:szCs w:val="24"/>
            </w:rPr>
            <w:delText xml:space="preserve">e </w:delText>
          </w:r>
        </w:del>
      </w:ins>
      <w:ins w:id="1477" w:author="m" w:date="2023-05-10T13:31:40Z">
        <w:del w:id="1478" w:author="marcelo" w:date="2023-05-19T07:28:19Z">
          <w:r>
            <w:rPr>
              <w:rFonts w:hint="default" w:ascii="Source Sans Pro" w:hAnsi="Source Sans Pro" w:cs="Source Sans Pro"/>
              <w:color w:val="auto"/>
              <w:sz w:val="24"/>
              <w:szCs w:val="24"/>
            </w:rPr>
            <w:delText xml:space="preserve">data </w:delText>
          </w:r>
        </w:del>
      </w:ins>
      <w:ins w:id="1479" w:author="m" w:date="2023-05-10T13:31:41Z">
        <w:del w:id="1480" w:author="marcelo" w:date="2023-05-19T07:28:19Z">
          <w:r>
            <w:rPr>
              <w:rFonts w:hint="default" w:ascii="Source Sans Pro" w:hAnsi="Source Sans Pro" w:cs="Source Sans Pro"/>
              <w:color w:val="auto"/>
              <w:sz w:val="24"/>
              <w:szCs w:val="24"/>
            </w:rPr>
            <w:delText>(</w:delText>
          </w:r>
        </w:del>
      </w:ins>
      <w:ins w:id="1481" w:author="m" w:date="2023-05-10T13:31:56Z">
        <w:del w:id="1482" w:author="marcelo" w:date="2023-05-19T07:28:19Z">
          <w:r>
            <w:rPr>
              <w:rFonts w:hint="default" w:ascii="Source Sans Pro" w:hAnsi="Source Sans Pro" w:cs="Source Sans Pro"/>
              <w:color w:val="auto"/>
              <w:sz w:val="24"/>
              <w:szCs w:val="24"/>
            </w:rPr>
            <w:delText>e.g.</w:delText>
          </w:r>
        </w:del>
      </w:ins>
      <w:ins w:id="1483" w:author="m" w:date="2023-05-10T13:35:30Z">
        <w:del w:id="1484" w:author="marcelo" w:date="2023-05-19T07:28:19Z">
          <w:r>
            <w:rPr>
              <w:rFonts w:hint="default" w:ascii="Source Sans Pro" w:hAnsi="Source Sans Pro" w:cs="Source Sans Pro"/>
              <w:color w:val="auto"/>
              <w:sz w:val="24"/>
              <w:szCs w:val="24"/>
            </w:rPr>
            <w:delText xml:space="preserve"> s</w:delText>
          </w:r>
        </w:del>
      </w:ins>
      <w:ins w:id="1485" w:author="m" w:date="2023-05-10T13:35:31Z">
        <w:del w:id="1486" w:author="marcelo" w:date="2023-05-19T07:28:19Z">
          <w:r>
            <w:rPr>
              <w:rFonts w:hint="default" w:ascii="Source Sans Pro" w:hAnsi="Source Sans Pro" w:cs="Source Sans Pro"/>
              <w:color w:val="auto"/>
              <w:sz w:val="24"/>
              <w:szCs w:val="24"/>
            </w:rPr>
            <w:delText>everal</w:delText>
          </w:r>
        </w:del>
      </w:ins>
      <w:ins w:id="1487" w:author="m" w:date="2023-05-10T13:31:52Z">
        <w:del w:id="1488" w:author="marcelo" w:date="2023-05-19T07:28:19Z">
          <w:r>
            <w:rPr>
              <w:rFonts w:hint="default" w:ascii="Source Sans Pro" w:hAnsi="Source Sans Pro" w:cs="Source Sans Pro"/>
              <w:color w:val="auto"/>
              <w:sz w:val="24"/>
              <w:szCs w:val="24"/>
            </w:rPr>
            <w:delText xml:space="preserve"> </w:delText>
          </w:r>
        </w:del>
      </w:ins>
      <w:ins w:id="1489" w:author="m" w:date="2023-05-10T13:31:41Z">
        <w:del w:id="1490" w:author="marcelo" w:date="2023-05-19T07:28:19Z">
          <w:r>
            <w:rPr>
              <w:rFonts w:hint="default" w:ascii="Source Sans Pro" w:hAnsi="Source Sans Pro" w:cs="Source Sans Pro"/>
              <w:color w:val="auto"/>
              <w:sz w:val="24"/>
              <w:szCs w:val="24"/>
            </w:rPr>
            <w:delText>in</w:delText>
          </w:r>
        </w:del>
      </w:ins>
      <w:ins w:id="1491" w:author="m" w:date="2023-05-10T13:31:43Z">
        <w:del w:id="1492" w:author="marcelo" w:date="2023-05-19T07:28:19Z">
          <w:r>
            <w:rPr>
              <w:rFonts w:hint="default" w:ascii="Source Sans Pro" w:hAnsi="Source Sans Pro" w:cs="Source Sans Pro"/>
              <w:color w:val="auto"/>
              <w:sz w:val="24"/>
              <w:szCs w:val="24"/>
            </w:rPr>
            <w:delText>dividu</w:delText>
          </w:r>
        </w:del>
      </w:ins>
      <w:ins w:id="1493" w:author="m" w:date="2023-05-10T13:31:44Z">
        <w:del w:id="1494" w:author="marcelo" w:date="2023-05-19T07:28:19Z">
          <w:r>
            <w:rPr>
              <w:rFonts w:hint="default" w:ascii="Source Sans Pro" w:hAnsi="Source Sans Pro" w:cs="Source Sans Pro"/>
              <w:color w:val="auto"/>
              <w:sz w:val="24"/>
              <w:szCs w:val="24"/>
            </w:rPr>
            <w:delText>als</w:delText>
          </w:r>
        </w:del>
      </w:ins>
      <w:ins w:id="1495" w:author="m" w:date="2023-05-10T13:32:04Z">
        <w:del w:id="1496" w:author="marcelo" w:date="2023-05-19T07:28:19Z">
          <w:r>
            <w:rPr>
              <w:rFonts w:hint="default" w:ascii="Source Sans Pro" w:hAnsi="Source Sans Pro" w:cs="Source Sans Pro"/>
              <w:color w:val="auto"/>
              <w:sz w:val="24"/>
              <w:szCs w:val="24"/>
            </w:rPr>
            <w:delText>,</w:delText>
          </w:r>
        </w:del>
      </w:ins>
      <w:ins w:id="1497" w:author="m" w:date="2023-05-10T13:32:01Z">
        <w:del w:id="1498" w:author="marcelo" w:date="2023-05-19T07:28:19Z">
          <w:r>
            <w:rPr>
              <w:rFonts w:hint="default" w:ascii="Source Sans Pro" w:hAnsi="Source Sans Pro" w:cs="Source Sans Pro"/>
              <w:color w:val="auto"/>
              <w:sz w:val="24"/>
              <w:szCs w:val="24"/>
            </w:rPr>
            <w:delText xml:space="preserve"> </w:delText>
          </w:r>
        </w:del>
      </w:ins>
      <w:ins w:id="1499" w:author="m" w:date="2023-05-10T13:31:45Z">
        <w:del w:id="1500" w:author="marcelo" w:date="2023-05-19T07:28:19Z">
          <w:r>
            <w:rPr>
              <w:rFonts w:hint="default" w:ascii="Source Sans Pro" w:hAnsi="Source Sans Pro" w:cs="Source Sans Pro"/>
              <w:color w:val="auto"/>
              <w:sz w:val="24"/>
              <w:szCs w:val="24"/>
            </w:rPr>
            <w:delText>popul</w:delText>
          </w:r>
        </w:del>
      </w:ins>
      <w:ins w:id="1501" w:author="m" w:date="2023-05-10T13:31:46Z">
        <w:del w:id="1502" w:author="marcelo" w:date="2023-05-19T07:28:19Z">
          <w:r>
            <w:rPr>
              <w:rFonts w:hint="default" w:ascii="Source Sans Pro" w:hAnsi="Source Sans Pro" w:cs="Source Sans Pro"/>
              <w:color w:val="auto"/>
              <w:sz w:val="24"/>
              <w:szCs w:val="24"/>
            </w:rPr>
            <w:delText>ations</w:delText>
          </w:r>
        </w:del>
      </w:ins>
      <w:ins w:id="1503" w:author="m" w:date="2023-05-10T13:33:56Z">
        <w:del w:id="1504" w:author="marcelo" w:date="2023-05-19T07:28:19Z">
          <w:r>
            <w:rPr>
              <w:rFonts w:hint="default" w:ascii="Source Sans Pro" w:hAnsi="Source Sans Pro" w:cs="Source Sans Pro"/>
              <w:color w:val="auto"/>
              <w:sz w:val="24"/>
              <w:szCs w:val="24"/>
            </w:rPr>
            <w:delText>, d</w:delText>
          </w:r>
        </w:del>
      </w:ins>
      <w:ins w:id="1505" w:author="m" w:date="2023-05-10T13:33:57Z">
        <w:del w:id="1506" w:author="marcelo" w:date="2023-05-19T07:28:19Z">
          <w:r>
            <w:rPr>
              <w:rFonts w:hint="default" w:ascii="Source Sans Pro" w:hAnsi="Source Sans Pro" w:cs="Source Sans Pro"/>
              <w:color w:val="auto"/>
              <w:sz w:val="24"/>
              <w:szCs w:val="24"/>
            </w:rPr>
            <w:delText>ays</w:delText>
          </w:r>
        </w:del>
      </w:ins>
      <w:ins w:id="1507" w:author="m" w:date="2023-05-10T13:31:46Z">
        <w:del w:id="1508" w:author="marcelo" w:date="2023-05-19T07:28:19Z">
          <w:r>
            <w:rPr>
              <w:rFonts w:hint="default" w:ascii="Source Sans Pro" w:hAnsi="Source Sans Pro" w:cs="Source Sans Pro"/>
              <w:color w:val="auto"/>
              <w:sz w:val="24"/>
              <w:szCs w:val="24"/>
            </w:rPr>
            <w:delText>)</w:delText>
          </w:r>
        </w:del>
      </w:ins>
      <w:ins w:id="1509" w:author="m" w:date="2023-05-10T13:31:47Z">
        <w:del w:id="1510" w:author="marcelo" w:date="2023-05-19T07:28:19Z">
          <w:r>
            <w:rPr>
              <w:rFonts w:hint="default" w:ascii="Source Sans Pro" w:hAnsi="Source Sans Pro" w:cs="Source Sans Pro"/>
              <w:color w:val="auto"/>
              <w:sz w:val="24"/>
              <w:szCs w:val="24"/>
            </w:rPr>
            <w:delText xml:space="preserve"> </w:delText>
          </w:r>
        </w:del>
      </w:ins>
      <w:ins w:id="1511" w:author="m" w:date="2023-05-10T13:33:08Z">
        <w:del w:id="1512" w:author="marcelo" w:date="2023-05-19T07:28:19Z">
          <w:r>
            <w:rPr>
              <w:rFonts w:hint="default" w:ascii="Source Sans Pro" w:hAnsi="Source Sans Pro" w:cs="Source Sans Pro"/>
              <w:color w:val="auto"/>
              <w:sz w:val="24"/>
              <w:szCs w:val="24"/>
            </w:rPr>
            <w:delText>m</w:delText>
          </w:r>
        </w:del>
      </w:ins>
      <w:ins w:id="1513" w:author="m" w:date="2023-05-10T13:33:09Z">
        <w:del w:id="1514" w:author="marcelo" w:date="2023-05-19T07:28:19Z">
          <w:r>
            <w:rPr>
              <w:rFonts w:hint="default" w:ascii="Source Sans Pro" w:hAnsi="Source Sans Pro" w:cs="Source Sans Pro"/>
              <w:color w:val="auto"/>
              <w:sz w:val="24"/>
              <w:szCs w:val="24"/>
            </w:rPr>
            <w:delText>ight al</w:delText>
          </w:r>
        </w:del>
      </w:ins>
      <w:ins w:id="1515" w:author="m" w:date="2023-05-10T13:33:10Z">
        <w:del w:id="1516" w:author="marcelo" w:date="2023-05-19T07:28:19Z">
          <w:r>
            <w:rPr>
              <w:rFonts w:hint="default" w:ascii="Source Sans Pro" w:hAnsi="Source Sans Pro" w:cs="Source Sans Pro"/>
              <w:color w:val="auto"/>
              <w:sz w:val="24"/>
              <w:szCs w:val="24"/>
            </w:rPr>
            <w:delText xml:space="preserve">so </w:delText>
          </w:r>
        </w:del>
      </w:ins>
      <w:ins w:id="1517" w:author="m" w:date="2023-05-10T13:33:11Z">
        <w:del w:id="1518" w:author="marcelo" w:date="2023-05-19T07:28:19Z">
          <w:r>
            <w:rPr>
              <w:rFonts w:hint="default" w:ascii="Source Sans Pro" w:hAnsi="Source Sans Pro" w:cs="Source Sans Pro"/>
              <w:color w:val="auto"/>
              <w:sz w:val="24"/>
              <w:szCs w:val="24"/>
            </w:rPr>
            <w:delText xml:space="preserve">help </w:delText>
          </w:r>
        </w:del>
      </w:ins>
      <w:ins w:id="1519" w:author="m" w:date="2023-05-10T13:33:12Z">
        <w:del w:id="1520" w:author="marcelo" w:date="2023-05-19T07:28:19Z">
          <w:r>
            <w:rPr>
              <w:rFonts w:hint="default" w:ascii="Source Sans Pro" w:hAnsi="Source Sans Pro" w:cs="Source Sans Pro"/>
              <w:color w:val="auto"/>
              <w:sz w:val="24"/>
              <w:szCs w:val="24"/>
            </w:rPr>
            <w:delText xml:space="preserve">to </w:delText>
          </w:r>
        </w:del>
      </w:ins>
      <w:ins w:id="1521" w:author="m" w:date="2023-05-10T13:33:13Z">
        <w:del w:id="1522" w:author="marcelo" w:date="2023-05-19T07:28:19Z">
          <w:r>
            <w:rPr>
              <w:rFonts w:hint="default" w:ascii="Source Sans Pro" w:hAnsi="Source Sans Pro" w:cs="Source Sans Pro"/>
              <w:color w:val="auto"/>
              <w:sz w:val="24"/>
              <w:szCs w:val="24"/>
            </w:rPr>
            <w:delText>en</w:delText>
          </w:r>
        </w:del>
      </w:ins>
      <w:ins w:id="1523" w:author="m" w:date="2023-05-10T13:33:14Z">
        <w:del w:id="1524" w:author="marcelo" w:date="2023-05-19T07:28:19Z">
          <w:r>
            <w:rPr>
              <w:rFonts w:hint="default" w:ascii="Source Sans Pro" w:hAnsi="Source Sans Pro" w:cs="Source Sans Pro"/>
              <w:color w:val="auto"/>
              <w:sz w:val="24"/>
              <w:szCs w:val="24"/>
            </w:rPr>
            <w:delText xml:space="preserve">sure </w:delText>
          </w:r>
        </w:del>
      </w:ins>
      <w:ins w:id="1525" w:author="m" w:date="2023-05-10T13:35:52Z">
        <w:del w:id="1526" w:author="marcelo" w:date="2023-05-19T07:28:19Z">
          <w:r>
            <w:rPr>
              <w:rFonts w:hint="default" w:ascii="Source Sans Pro" w:hAnsi="Source Sans Pro" w:cs="Source Sans Pro"/>
              <w:color w:val="auto"/>
              <w:sz w:val="24"/>
              <w:szCs w:val="24"/>
            </w:rPr>
            <w:delText>simila</w:delText>
          </w:r>
        </w:del>
      </w:ins>
      <w:ins w:id="1527" w:author="m" w:date="2023-05-10T13:35:53Z">
        <w:del w:id="1528" w:author="marcelo" w:date="2023-05-19T07:28:19Z">
          <w:r>
            <w:rPr>
              <w:rFonts w:hint="default" w:ascii="Source Sans Pro" w:hAnsi="Source Sans Pro" w:cs="Source Sans Pro"/>
              <w:color w:val="auto"/>
              <w:sz w:val="24"/>
              <w:szCs w:val="24"/>
            </w:rPr>
            <w:delText xml:space="preserve">r </w:delText>
          </w:r>
        </w:del>
      </w:ins>
      <w:ins w:id="1529" w:author="m" w:date="2023-05-10T13:35:54Z">
        <w:del w:id="1530" w:author="marcelo" w:date="2023-05-19T07:28:19Z">
          <w:r>
            <w:rPr>
              <w:rFonts w:hint="default" w:ascii="Source Sans Pro" w:hAnsi="Source Sans Pro" w:cs="Source Sans Pro"/>
              <w:color w:val="auto"/>
              <w:sz w:val="24"/>
              <w:szCs w:val="24"/>
            </w:rPr>
            <w:delText>performa</w:delText>
          </w:r>
        </w:del>
      </w:ins>
      <w:ins w:id="1531" w:author="m" w:date="2023-05-10T13:35:55Z">
        <w:del w:id="1532" w:author="marcelo" w:date="2023-05-19T07:28:19Z">
          <w:r>
            <w:rPr>
              <w:rFonts w:hint="default" w:ascii="Source Sans Pro" w:hAnsi="Source Sans Pro" w:cs="Source Sans Pro"/>
              <w:color w:val="auto"/>
              <w:sz w:val="24"/>
              <w:szCs w:val="24"/>
            </w:rPr>
            <w:delText>nce on</w:delText>
          </w:r>
        </w:del>
      </w:ins>
      <w:ins w:id="1533" w:author="m" w:date="2023-05-10T13:35:56Z">
        <w:del w:id="1534" w:author="marcelo" w:date="2023-05-19T07:28:19Z">
          <w:r>
            <w:rPr>
              <w:rFonts w:hint="default" w:ascii="Source Sans Pro" w:hAnsi="Source Sans Pro" w:cs="Source Sans Pro"/>
              <w:color w:val="auto"/>
              <w:sz w:val="24"/>
              <w:szCs w:val="24"/>
            </w:rPr>
            <w:delText xml:space="preserve"> </w:delText>
          </w:r>
        </w:del>
      </w:ins>
      <w:ins w:id="1535" w:author="m" w:date="2023-05-10T13:45:11Z">
        <w:del w:id="1536" w:author="marcelo" w:date="2023-05-19T07:28:19Z">
          <w:r>
            <w:rPr>
              <w:rFonts w:hint="default" w:ascii="Source Sans Pro" w:hAnsi="Source Sans Pro" w:cs="Source Sans Pro"/>
              <w:color w:val="auto"/>
              <w:sz w:val="24"/>
              <w:szCs w:val="24"/>
            </w:rPr>
            <w:delText>u</w:delText>
          </w:r>
        </w:del>
      </w:ins>
      <w:ins w:id="1537" w:author="m" w:date="2023-05-10T13:45:12Z">
        <w:del w:id="1538" w:author="marcelo" w:date="2023-05-19T07:28:19Z">
          <w:r>
            <w:rPr>
              <w:rFonts w:hint="default" w:ascii="Source Sans Pro" w:hAnsi="Source Sans Pro" w:cs="Source Sans Pro"/>
              <w:color w:val="auto"/>
              <w:sz w:val="24"/>
              <w:szCs w:val="24"/>
            </w:rPr>
            <w:delText xml:space="preserve">nseen </w:delText>
          </w:r>
        </w:del>
      </w:ins>
      <w:ins w:id="1539" w:author="m" w:date="2023-05-10T13:35:58Z">
        <w:del w:id="1540" w:author="marcelo" w:date="2023-05-19T07:28:19Z">
          <w:r>
            <w:rPr>
              <w:rFonts w:hint="default" w:ascii="Source Sans Pro" w:hAnsi="Source Sans Pro" w:cs="Source Sans Pro"/>
              <w:color w:val="auto"/>
              <w:sz w:val="24"/>
              <w:szCs w:val="24"/>
            </w:rPr>
            <w:delText>data</w:delText>
          </w:r>
        </w:del>
      </w:ins>
      <w:ins w:id="1541" w:author="m" w:date="2023-05-10T13:35:59Z">
        <w:del w:id="1542" w:author="marcelo" w:date="2023-05-19T07:28:19Z">
          <w:r>
            <w:rPr>
              <w:rFonts w:hint="default" w:ascii="Source Sans Pro" w:hAnsi="Source Sans Pro" w:cs="Source Sans Pro"/>
              <w:color w:val="auto"/>
              <w:sz w:val="24"/>
              <w:szCs w:val="24"/>
            </w:rPr>
            <w:delText>.</w:delText>
          </w:r>
        </w:del>
      </w:ins>
      <w:ins w:id="1543" w:author="m" w:date="2023-05-10T13:33:22Z">
        <w:r>
          <w:rPr>
            <w:rFonts w:hint="default" w:ascii="Source Sans Pro" w:hAnsi="Source Sans Pro" w:cs="Source Sans Pro"/>
            <w:color w:val="auto"/>
            <w:sz w:val="24"/>
            <w:szCs w:val="24"/>
          </w:rPr>
          <w:t xml:space="preserve"> </w:t>
        </w:r>
      </w:ins>
      <w:ins w:id="1544" w:author="marcelo" w:date="2023-05-19T07:31:14Z">
        <w:r>
          <w:rPr>
            <w:rFonts w:hint="default" w:ascii="Source Sans Pro" w:hAnsi="Source Sans Pro" w:cs="Source Sans Pro"/>
            <w:color w:val="auto"/>
            <w:sz w:val="24"/>
            <w:szCs w:val="24"/>
            <w:lang w:val="en-US"/>
          </w:rPr>
          <w:t>Add</w:t>
        </w:r>
      </w:ins>
      <w:ins w:id="1545" w:author="marcelo" w:date="2023-05-19T07:31:15Z">
        <w:r>
          <w:rPr>
            <w:rFonts w:hint="default" w:ascii="Source Sans Pro" w:hAnsi="Source Sans Pro" w:cs="Source Sans Pro"/>
            <w:color w:val="auto"/>
            <w:sz w:val="24"/>
            <w:szCs w:val="24"/>
            <w:lang w:val="en-US"/>
          </w:rPr>
          <w:t>ition</w:t>
        </w:r>
      </w:ins>
      <w:ins w:id="1546" w:author="marcelo" w:date="2023-05-19T07:31:16Z">
        <w:r>
          <w:rPr>
            <w:rFonts w:hint="default" w:ascii="Source Sans Pro" w:hAnsi="Source Sans Pro" w:cs="Source Sans Pro"/>
            <w:color w:val="auto"/>
            <w:sz w:val="24"/>
            <w:szCs w:val="24"/>
            <w:lang w:val="en-US"/>
          </w:rPr>
          <w:t xml:space="preserve">al </w:t>
        </w:r>
      </w:ins>
      <w:ins w:id="1547" w:author="marcelo" w:date="2023-05-19T07:31:22Z">
        <w:r>
          <w:rPr>
            <w:rFonts w:hint="default" w:ascii="Source Sans Pro" w:hAnsi="Source Sans Pro" w:cs="Source Sans Pro"/>
            <w:color w:val="auto"/>
            <w:sz w:val="24"/>
            <w:szCs w:val="24"/>
            <w:lang w:val="en-US"/>
          </w:rPr>
          <w:t>me</w:t>
        </w:r>
      </w:ins>
      <w:ins w:id="1548" w:author="marcelo" w:date="2023-05-19T07:31:23Z">
        <w:r>
          <w:rPr>
            <w:rFonts w:hint="default" w:ascii="Source Sans Pro" w:hAnsi="Source Sans Pro" w:cs="Source Sans Pro"/>
            <w:color w:val="auto"/>
            <w:sz w:val="24"/>
            <w:szCs w:val="24"/>
            <w:lang w:val="en-US"/>
          </w:rPr>
          <w:t>asures</w:t>
        </w:r>
      </w:ins>
      <w:ins w:id="1549" w:author="marcelo" w:date="2023-05-19T07:31:24Z">
        <w:r>
          <w:rPr>
            <w:rFonts w:hint="default" w:ascii="Source Sans Pro" w:hAnsi="Source Sans Pro" w:cs="Source Sans Pro"/>
            <w:color w:val="auto"/>
            <w:sz w:val="24"/>
            <w:szCs w:val="24"/>
            <w:lang w:val="en-US"/>
          </w:rPr>
          <w:t xml:space="preserve"> </w:t>
        </w:r>
      </w:ins>
      <w:ins w:id="1550" w:author="marcelo" w:date="2023-05-19T07:31:27Z">
        <w:r>
          <w:rPr>
            <w:rFonts w:hint="default" w:ascii="Source Sans Pro" w:hAnsi="Source Sans Pro" w:cs="Source Sans Pro"/>
            <w:color w:val="auto"/>
            <w:sz w:val="24"/>
            <w:szCs w:val="24"/>
            <w:lang w:val="en-US"/>
          </w:rPr>
          <w:t xml:space="preserve">might </w:t>
        </w:r>
      </w:ins>
      <w:ins w:id="1551" w:author="marcelo" w:date="2023-05-19T07:31:28Z">
        <w:r>
          <w:rPr>
            <w:rFonts w:hint="default" w:ascii="Source Sans Pro" w:hAnsi="Source Sans Pro" w:cs="Source Sans Pro"/>
            <w:color w:val="auto"/>
            <w:sz w:val="24"/>
            <w:szCs w:val="24"/>
            <w:lang w:val="en-US"/>
          </w:rPr>
          <w:t xml:space="preserve">be </w:t>
        </w:r>
      </w:ins>
      <w:ins w:id="1552" w:author="marcelo" w:date="2023-05-19T07:31:29Z">
        <w:r>
          <w:rPr>
            <w:rFonts w:hint="default" w:ascii="Source Sans Pro" w:hAnsi="Source Sans Pro" w:cs="Source Sans Pro"/>
            <w:color w:val="auto"/>
            <w:sz w:val="24"/>
            <w:szCs w:val="24"/>
            <w:lang w:val="en-US"/>
          </w:rPr>
          <w:t>neede</w:t>
        </w:r>
      </w:ins>
      <w:ins w:id="1553" w:author="marcelo" w:date="2023-05-19T07:31:30Z">
        <w:r>
          <w:rPr>
            <w:rFonts w:hint="default" w:ascii="Source Sans Pro" w:hAnsi="Source Sans Pro" w:cs="Source Sans Pro"/>
            <w:color w:val="auto"/>
            <w:sz w:val="24"/>
            <w:szCs w:val="24"/>
            <w:lang w:val="en-US"/>
          </w:rPr>
          <w:t>d whe</w:t>
        </w:r>
      </w:ins>
      <w:ins w:id="1554" w:author="marcelo" w:date="2023-05-19T07:31:31Z">
        <w:r>
          <w:rPr>
            <w:rFonts w:hint="default" w:ascii="Source Sans Pro" w:hAnsi="Source Sans Pro" w:cs="Source Sans Pro"/>
            <w:color w:val="auto"/>
            <w:sz w:val="24"/>
            <w:szCs w:val="24"/>
            <w:lang w:val="en-US"/>
          </w:rPr>
          <w:t xml:space="preserve">n </w:t>
        </w:r>
      </w:ins>
      <w:ins w:id="1555" w:author="marcelo" w:date="2023-05-19T07:31:35Z">
        <w:r>
          <w:rPr>
            <w:rFonts w:hint="default" w:ascii="Source Sans Pro" w:hAnsi="Source Sans Pro" w:cs="Source Sans Pro"/>
            <w:color w:val="auto"/>
            <w:sz w:val="24"/>
            <w:szCs w:val="24"/>
            <w:lang w:val="en-US"/>
          </w:rPr>
          <w:t>work</w:t>
        </w:r>
      </w:ins>
      <w:ins w:id="1556" w:author="marcelo" w:date="2023-05-19T07:31:36Z">
        <w:r>
          <w:rPr>
            <w:rFonts w:hint="default" w:ascii="Source Sans Pro" w:hAnsi="Source Sans Pro" w:cs="Source Sans Pro"/>
            <w:color w:val="auto"/>
            <w:sz w:val="24"/>
            <w:szCs w:val="24"/>
            <w:lang w:val="en-US"/>
          </w:rPr>
          <w:t>ing with</w:t>
        </w:r>
      </w:ins>
      <w:ins w:id="1557" w:author="marcelo" w:date="2023-05-19T07:31:37Z">
        <w:r>
          <w:rPr>
            <w:rFonts w:hint="default" w:ascii="Source Sans Pro" w:hAnsi="Source Sans Pro" w:cs="Source Sans Pro"/>
            <w:color w:val="auto"/>
            <w:sz w:val="24"/>
            <w:szCs w:val="24"/>
            <w:lang w:val="en-US"/>
          </w:rPr>
          <w:t xml:space="preserve"> un</w:t>
        </w:r>
      </w:ins>
      <w:ins w:id="1558" w:author="marcelo" w:date="2023-05-19T07:31:38Z">
        <w:r>
          <w:rPr>
            <w:rFonts w:hint="default" w:ascii="Source Sans Pro" w:hAnsi="Source Sans Pro" w:cs="Source Sans Pro"/>
            <w:color w:val="auto"/>
            <w:sz w:val="24"/>
            <w:szCs w:val="24"/>
            <w:lang w:val="en-US"/>
          </w:rPr>
          <w:t>b</w:t>
        </w:r>
      </w:ins>
      <w:ins w:id="1559" w:author="marcelo" w:date="2023-05-19T07:31:39Z">
        <w:r>
          <w:rPr>
            <w:rFonts w:hint="default" w:ascii="Source Sans Pro" w:hAnsi="Source Sans Pro" w:cs="Source Sans Pro"/>
            <w:color w:val="auto"/>
            <w:sz w:val="24"/>
            <w:szCs w:val="24"/>
            <w:lang w:val="en-US"/>
          </w:rPr>
          <w:t>alanc</w:t>
        </w:r>
      </w:ins>
      <w:ins w:id="1560" w:author="marcelo" w:date="2023-05-19T07:31:40Z">
        <w:r>
          <w:rPr>
            <w:rFonts w:hint="default" w:ascii="Source Sans Pro" w:hAnsi="Source Sans Pro" w:cs="Source Sans Pro"/>
            <w:color w:val="auto"/>
            <w:sz w:val="24"/>
            <w:szCs w:val="24"/>
            <w:lang w:val="en-US"/>
          </w:rPr>
          <w:t>ed</w:t>
        </w:r>
      </w:ins>
      <w:ins w:id="1561" w:author="marcelo" w:date="2023-05-19T07:31:41Z">
        <w:r>
          <w:rPr>
            <w:rFonts w:hint="default" w:ascii="Source Sans Pro" w:hAnsi="Source Sans Pro" w:cs="Source Sans Pro"/>
            <w:color w:val="auto"/>
            <w:sz w:val="24"/>
            <w:szCs w:val="24"/>
            <w:lang w:val="en-US"/>
          </w:rPr>
          <w:t xml:space="preserve"> data s</w:t>
        </w:r>
      </w:ins>
      <w:ins w:id="1562" w:author="marcelo" w:date="2023-05-19T07:31:42Z">
        <w:r>
          <w:rPr>
            <w:rFonts w:hint="default" w:ascii="Source Sans Pro" w:hAnsi="Source Sans Pro" w:cs="Source Sans Pro"/>
            <w:color w:val="auto"/>
            <w:sz w:val="24"/>
            <w:szCs w:val="24"/>
            <w:lang w:val="en-US"/>
          </w:rPr>
          <w:t xml:space="preserve">ets. </w:t>
        </w:r>
      </w:ins>
      <w:ins w:id="1563" w:author="m" w:date="2023-05-10T15:47:54Z">
        <w:r>
          <w:rPr>
            <w:rFonts w:hint="default" w:ascii="Source Sans Pro" w:hAnsi="Source Sans Pro" w:cs="Source Sans Pro"/>
            <w:color w:val="auto"/>
            <w:sz w:val="24"/>
            <w:szCs w:val="24"/>
          </w:rPr>
          <w:t>T</w:t>
        </w:r>
      </w:ins>
      <w:ins w:id="1564" w:author="m" w:date="2023-05-10T15:47:55Z">
        <w:r>
          <w:rPr>
            <w:rFonts w:hint="default" w:ascii="Source Sans Pro" w:hAnsi="Source Sans Pro" w:cs="Source Sans Pro"/>
            <w:color w:val="auto"/>
            <w:sz w:val="24"/>
            <w:szCs w:val="24"/>
          </w:rPr>
          <w:t xml:space="preserve">he </w:t>
        </w:r>
      </w:ins>
      <w:ins w:id="1565" w:author="m" w:date="2023-05-10T15:47:57Z">
        <w:del w:id="1566" w:author="marcelo" w:date="2023-05-19T07:32:04Z">
          <w:r>
            <w:rPr>
              <w:rFonts w:hint="default" w:ascii="Source Sans Pro" w:hAnsi="Source Sans Pro" w:cs="Source Sans Pro"/>
              <w:color w:val="auto"/>
              <w:sz w:val="24"/>
              <w:szCs w:val="24"/>
              <w:lang w:val="en-US"/>
            </w:rPr>
            <w:delText xml:space="preserve">package </w:delText>
          </w:r>
        </w:del>
      </w:ins>
      <w:ins w:id="1567" w:author="m" w:date="2023-05-10T15:47:58Z">
        <w:del w:id="1568" w:author="marcelo" w:date="2023-05-19T07:32:04Z">
          <w:r>
            <w:rPr>
              <w:rFonts w:hint="default" w:ascii="Source Sans Pro" w:hAnsi="Source Sans Pro" w:cs="Source Sans Pro"/>
              <w:color w:val="auto"/>
              <w:sz w:val="24"/>
              <w:szCs w:val="24"/>
              <w:lang w:val="en-US"/>
            </w:rPr>
            <w:delText>allow</w:delText>
          </w:r>
        </w:del>
      </w:ins>
      <w:ins w:id="1569" w:author="m" w:date="2023-05-10T15:47:59Z">
        <w:del w:id="1570" w:author="marcelo" w:date="2023-05-19T07:32:04Z">
          <w:r>
            <w:rPr>
              <w:rFonts w:hint="default" w:ascii="Source Sans Pro" w:hAnsi="Source Sans Pro" w:cs="Source Sans Pro"/>
              <w:color w:val="auto"/>
              <w:sz w:val="24"/>
              <w:szCs w:val="24"/>
              <w:lang w:val="en-US"/>
            </w:rPr>
            <w:delText>s to</w:delText>
          </w:r>
        </w:del>
      </w:ins>
      <w:ins w:id="1571" w:author="m" w:date="2023-05-10T15:48:00Z">
        <w:del w:id="1572" w:author="marcelo" w:date="2023-05-19T07:32:04Z">
          <w:r>
            <w:rPr>
              <w:rFonts w:hint="default" w:ascii="Source Sans Pro" w:hAnsi="Source Sans Pro" w:cs="Source Sans Pro"/>
              <w:color w:val="auto"/>
              <w:sz w:val="24"/>
              <w:szCs w:val="24"/>
              <w:lang w:val="en-US"/>
            </w:rPr>
            <w:delText xml:space="preserve"> use </w:delText>
          </w:r>
        </w:del>
      </w:ins>
      <w:ins w:id="1573" w:author="marcelo" w:date="2023-05-19T07:32:04Z">
        <w:r>
          <w:rPr>
            <w:rFonts w:hint="default" w:ascii="Source Sans Pro" w:hAnsi="Source Sans Pro" w:cs="Source Sans Pro"/>
            <w:color w:val="auto"/>
            <w:sz w:val="24"/>
            <w:szCs w:val="24"/>
            <w:lang w:val="en-US"/>
          </w:rPr>
          <w:t>func</w:t>
        </w:r>
      </w:ins>
      <w:ins w:id="1574" w:author="marcelo" w:date="2023-05-19T07:32:05Z">
        <w:r>
          <w:rPr>
            <w:rFonts w:hint="default" w:ascii="Source Sans Pro" w:hAnsi="Source Sans Pro" w:cs="Source Sans Pro"/>
            <w:color w:val="auto"/>
            <w:sz w:val="24"/>
            <w:szCs w:val="24"/>
            <w:lang w:val="en-US"/>
          </w:rPr>
          <w:t xml:space="preserve">tion </w:t>
        </w:r>
      </w:ins>
      <w:ins w:id="1575" w:author="marcelo" w:date="2023-05-19T07:32:21Z">
        <w:r>
          <w:rPr>
            <w:rFonts w:hint="default" w:ascii="Source Sans Pro" w:hAnsi="Source Sans Pro" w:cs="Source Sans Pro"/>
            <w:color w:val="auto"/>
            <w:sz w:val="24"/>
            <w:szCs w:val="24"/>
            <w:lang w:val="en-US"/>
          </w:rPr>
          <w:t>dia</w:t>
        </w:r>
      </w:ins>
      <w:ins w:id="1576" w:author="marcelo" w:date="2023-05-19T07:32:22Z">
        <w:r>
          <w:rPr>
            <w:rFonts w:hint="default" w:ascii="Source Sans Pro" w:hAnsi="Source Sans Pro" w:cs="Source Sans Pro"/>
            <w:color w:val="auto"/>
            <w:sz w:val="24"/>
            <w:szCs w:val="24"/>
            <w:lang w:val="en-US"/>
          </w:rPr>
          <w:t>gnose</w:t>
        </w:r>
      </w:ins>
      <w:ins w:id="1577" w:author="marcelo" w:date="2023-05-19T07:32:23Z">
        <w:r>
          <w:rPr>
            <w:rFonts w:hint="default" w:ascii="Source Sans Pro" w:hAnsi="Source Sans Pro" w:cs="Source Sans Pro"/>
            <w:color w:val="auto"/>
            <w:sz w:val="24"/>
            <w:szCs w:val="24"/>
            <w:lang w:val="en-US"/>
          </w:rPr>
          <w:t>_</w:t>
        </w:r>
      </w:ins>
      <w:ins w:id="1578" w:author="marcelo" w:date="2023-05-19T07:32:24Z">
        <w:r>
          <w:rPr>
            <w:rFonts w:hint="default" w:ascii="Source Sans Pro" w:hAnsi="Source Sans Pro" w:cs="Source Sans Pro"/>
            <w:color w:val="auto"/>
            <w:sz w:val="24"/>
            <w:szCs w:val="24"/>
            <w:lang w:val="en-US"/>
          </w:rPr>
          <w:t>det</w:t>
        </w:r>
      </w:ins>
      <w:ins w:id="1579" w:author="marcelo" w:date="2023-05-19T07:32:25Z">
        <w:r>
          <w:rPr>
            <w:rFonts w:hint="default" w:ascii="Source Sans Pro" w:hAnsi="Source Sans Pro" w:cs="Source Sans Pro"/>
            <w:color w:val="auto"/>
            <w:sz w:val="24"/>
            <w:szCs w:val="24"/>
            <w:lang w:val="en-US"/>
          </w:rPr>
          <w:t>ection</w:t>
        </w:r>
      </w:ins>
      <w:ins w:id="1580" w:author="marcelo" w:date="2023-05-19T07:32:27Z">
        <w:r>
          <w:rPr>
            <w:rFonts w:hint="default" w:ascii="Source Sans Pro" w:hAnsi="Source Sans Pro" w:cs="Source Sans Pro"/>
            <w:color w:val="auto"/>
            <w:sz w:val="24"/>
            <w:szCs w:val="24"/>
            <w:lang w:val="en-US"/>
          </w:rPr>
          <w:t xml:space="preserve"> </w:t>
        </w:r>
      </w:ins>
      <w:ins w:id="1581" w:author="marcelo" w:date="2023-05-19T07:33:10Z">
        <w:r>
          <w:rPr>
            <w:rFonts w:hint="default" w:ascii="Source Sans Pro" w:hAnsi="Source Sans Pro" w:cs="Source Sans Pro"/>
            <w:color w:val="auto"/>
            <w:sz w:val="24"/>
            <w:szCs w:val="24"/>
            <w:lang w:val="en-US"/>
          </w:rPr>
          <w:t>ca</w:t>
        </w:r>
      </w:ins>
      <w:ins w:id="1582" w:author="marcelo" w:date="2023-05-19T07:33:11Z">
        <w:r>
          <w:rPr>
            <w:rFonts w:hint="default" w:ascii="Source Sans Pro" w:hAnsi="Source Sans Pro" w:cs="Source Sans Pro"/>
            <w:color w:val="auto"/>
            <w:sz w:val="24"/>
            <w:szCs w:val="24"/>
            <w:lang w:val="en-US"/>
          </w:rPr>
          <w:t xml:space="preserve">n </w:t>
        </w:r>
      </w:ins>
      <w:ins w:id="1583" w:author="marcelo" w:date="2023-05-19T07:33:14Z">
        <w:r>
          <w:rPr>
            <w:rFonts w:hint="default" w:ascii="Source Sans Pro" w:hAnsi="Source Sans Pro" w:cs="Source Sans Pro"/>
            <w:color w:val="auto"/>
            <w:sz w:val="24"/>
            <w:szCs w:val="24"/>
            <w:lang w:val="en-US"/>
          </w:rPr>
          <w:t>us</w:t>
        </w:r>
      </w:ins>
      <w:ins w:id="1584" w:author="marcelo" w:date="2023-05-19T07:33:15Z">
        <w:r>
          <w:rPr>
            <w:rFonts w:hint="default" w:ascii="Source Sans Pro" w:hAnsi="Source Sans Pro" w:cs="Source Sans Pro"/>
            <w:color w:val="auto"/>
            <w:sz w:val="24"/>
            <w:szCs w:val="24"/>
            <w:lang w:val="en-US"/>
          </w:rPr>
          <w:t xml:space="preserve">e </w:t>
        </w:r>
      </w:ins>
      <w:ins w:id="1585" w:author="m" w:date="2023-05-10T15:48:03Z">
        <w:r>
          <w:rPr>
            <w:rFonts w:hint="default" w:ascii="Source Sans Pro" w:hAnsi="Source Sans Pro" w:cs="Source Sans Pro"/>
            <w:color w:val="auto"/>
            <w:sz w:val="24"/>
            <w:szCs w:val="24"/>
          </w:rPr>
          <w:t>m</w:t>
        </w:r>
      </w:ins>
      <w:ins w:id="1586" w:author="m" w:date="2023-05-10T15:45:38Z">
        <w:r>
          <w:rPr>
            <w:rFonts w:hint="default" w:ascii="Source Sans Pro" w:hAnsi="Source Sans Pro" w:cs="Source Sans Pro"/>
            <w:color w:val="auto"/>
            <w:sz w:val="24"/>
            <w:szCs w:val="24"/>
          </w:rPr>
          <w:t>acro</w:t>
        </w:r>
      </w:ins>
      <w:ins w:id="1587" w:author="m" w:date="2023-05-10T15:45:39Z">
        <w:r>
          <w:rPr>
            <w:rFonts w:hint="default" w:ascii="Source Sans Pro" w:hAnsi="Source Sans Pro" w:cs="Source Sans Pro"/>
            <w:color w:val="auto"/>
            <w:sz w:val="24"/>
            <w:szCs w:val="24"/>
          </w:rPr>
          <w:t>-</w:t>
        </w:r>
      </w:ins>
      <w:ins w:id="1588" w:author="m" w:date="2023-05-10T14:09:48Z">
        <w:r>
          <w:rPr>
            <w:rFonts w:hint="default" w:ascii="Source Sans Pro" w:hAnsi="Source Sans Pro" w:cs="Source Sans Pro"/>
            <w:color w:val="auto"/>
            <w:rPrChange w:id="1589" w:author="m" w:date="2023-05-10T14:09:48Z">
              <w:rPr>
                <w:rFonts w:hint="default"/>
              </w:rPr>
            </w:rPrChange>
          </w:rPr>
          <w:t xml:space="preserve">averaging </w:t>
        </w:r>
      </w:ins>
      <w:ins w:id="1590" w:author="marcelo" w:date="2023-05-19T07:33:30Z">
        <w:r>
          <w:rPr>
            <w:rFonts w:hint="default" w:ascii="Source Sans Pro" w:hAnsi="Source Sans Pro" w:cs="Source Sans Pro"/>
            <w:color w:val="auto"/>
            <w:lang w:val="en-US"/>
          </w:rPr>
          <w:t xml:space="preserve">for </w:t>
        </w:r>
      </w:ins>
      <w:ins w:id="1591" w:author="marcelo" w:date="2023-05-19T07:33:31Z">
        <w:r>
          <w:rPr>
            <w:rFonts w:hint="default" w:ascii="Source Sans Pro" w:hAnsi="Source Sans Pro" w:cs="Source Sans Pro"/>
            <w:color w:val="auto"/>
            <w:lang w:val="en-US"/>
          </w:rPr>
          <w:t>estima</w:t>
        </w:r>
      </w:ins>
      <w:ins w:id="1592" w:author="marcelo" w:date="2023-05-19T07:33:32Z">
        <w:r>
          <w:rPr>
            <w:rFonts w:hint="default" w:ascii="Source Sans Pro" w:hAnsi="Source Sans Pro" w:cs="Source Sans Pro"/>
            <w:color w:val="auto"/>
            <w:lang w:val="en-US"/>
          </w:rPr>
          <w:t xml:space="preserve">ting </w:t>
        </w:r>
      </w:ins>
      <w:ins w:id="1593" w:author="marcelo" w:date="2023-05-19T07:33:33Z">
        <w:r>
          <w:rPr>
            <w:rFonts w:hint="default" w:ascii="Source Sans Pro" w:hAnsi="Source Sans Pro" w:cs="Source Sans Pro"/>
            <w:color w:val="auto"/>
            <w:lang w:val="en-US"/>
          </w:rPr>
          <w:t>p</w:t>
        </w:r>
      </w:ins>
      <w:ins w:id="1594" w:author="marcelo" w:date="2023-05-19T07:33:35Z">
        <w:r>
          <w:rPr>
            <w:rFonts w:hint="default" w:ascii="Source Sans Pro" w:hAnsi="Source Sans Pro" w:cs="Source Sans Pro"/>
            <w:color w:val="auto"/>
            <w:lang w:val="en-US"/>
          </w:rPr>
          <w:t>erform</w:t>
        </w:r>
      </w:ins>
      <w:ins w:id="1595" w:author="marcelo" w:date="2023-05-19T07:33:36Z">
        <w:r>
          <w:rPr>
            <w:rFonts w:hint="default" w:ascii="Source Sans Pro" w:hAnsi="Source Sans Pro" w:cs="Source Sans Pro"/>
            <w:color w:val="auto"/>
            <w:lang w:val="en-US"/>
          </w:rPr>
          <w:t>ance in</w:t>
        </w:r>
      </w:ins>
      <w:ins w:id="1596" w:author="marcelo" w:date="2023-05-19T07:33:37Z">
        <w:r>
          <w:rPr>
            <w:rFonts w:hint="default" w:ascii="Source Sans Pro" w:hAnsi="Source Sans Pro" w:cs="Source Sans Pro"/>
            <w:color w:val="auto"/>
            <w:lang w:val="en-US"/>
          </w:rPr>
          <w:t xml:space="preserve">dices </w:t>
        </w:r>
      </w:ins>
      <w:ins w:id="1597" w:author="m" w:date="2023-05-10T14:09:53Z">
        <w:del w:id="1598" w:author="marcelo" w:date="2023-05-19T07:33:20Z">
          <w:r>
            <w:rPr>
              <w:rFonts w:hint="default" w:ascii="Source Sans Pro" w:hAnsi="Source Sans Pro" w:cs="Source Sans Pro"/>
              <w:color w:val="auto"/>
            </w:rPr>
            <w:delText xml:space="preserve">can </w:delText>
          </w:r>
        </w:del>
      </w:ins>
      <w:ins w:id="1599" w:author="m" w:date="2023-05-10T14:09:54Z">
        <w:del w:id="1600" w:author="marcelo" w:date="2023-05-19T07:33:20Z">
          <w:r>
            <w:rPr>
              <w:rFonts w:hint="default" w:ascii="Source Sans Pro" w:hAnsi="Source Sans Pro" w:cs="Source Sans Pro"/>
              <w:color w:val="auto"/>
            </w:rPr>
            <w:delText>also b</w:delText>
          </w:r>
        </w:del>
      </w:ins>
      <w:ins w:id="1601" w:author="m" w:date="2023-05-10T14:09:55Z">
        <w:del w:id="1602" w:author="marcelo" w:date="2023-05-19T07:33:20Z">
          <w:r>
            <w:rPr>
              <w:rFonts w:hint="default" w:ascii="Source Sans Pro" w:hAnsi="Source Sans Pro" w:cs="Source Sans Pro"/>
              <w:color w:val="auto"/>
            </w:rPr>
            <w:delText xml:space="preserve">e </w:delText>
          </w:r>
        </w:del>
      </w:ins>
      <w:ins w:id="1603" w:author="m" w:date="2023-05-10T14:09:56Z">
        <w:del w:id="1604" w:author="marcelo" w:date="2023-05-19T07:33:20Z">
          <w:r>
            <w:rPr>
              <w:rFonts w:hint="default" w:ascii="Source Sans Pro" w:hAnsi="Source Sans Pro" w:cs="Source Sans Pro"/>
              <w:color w:val="auto"/>
            </w:rPr>
            <w:delText>us</w:delText>
          </w:r>
        </w:del>
      </w:ins>
      <w:ins w:id="1605" w:author="m" w:date="2023-05-10T14:09:57Z">
        <w:del w:id="1606" w:author="marcelo" w:date="2023-05-19T07:33:20Z">
          <w:r>
            <w:rPr>
              <w:rFonts w:hint="default" w:ascii="Source Sans Pro" w:hAnsi="Source Sans Pro" w:cs="Source Sans Pro"/>
              <w:color w:val="auto"/>
            </w:rPr>
            <w:delText xml:space="preserve">ed </w:delText>
          </w:r>
        </w:del>
      </w:ins>
      <w:ins w:id="1607" w:author="m" w:date="2023-05-10T14:09:57Z">
        <w:r>
          <w:rPr>
            <w:rFonts w:hint="default" w:ascii="Source Sans Pro" w:hAnsi="Source Sans Pro" w:cs="Source Sans Pro"/>
            <w:color w:val="auto"/>
          </w:rPr>
          <w:t xml:space="preserve">to </w:t>
        </w:r>
      </w:ins>
      <w:ins w:id="1608" w:author="m" w:date="2023-05-10T14:09:48Z">
        <w:r>
          <w:rPr>
            <w:rFonts w:hint="default" w:ascii="Source Sans Pro" w:hAnsi="Source Sans Pro" w:cs="Source Sans Pro"/>
            <w:color w:val="auto"/>
            <w:rPrChange w:id="1609" w:author="m" w:date="2023-05-10T14:09:48Z">
              <w:rPr>
                <w:rFonts w:hint="default"/>
              </w:rPr>
            </w:rPrChange>
          </w:rPr>
          <w:t xml:space="preserve">give equal weight to each </w:t>
        </w:r>
      </w:ins>
      <w:ins w:id="1610" w:author="m" w:date="2023-05-10T15:45:28Z">
        <w:r>
          <w:rPr>
            <w:rFonts w:hint="default" w:ascii="Source Sans Pro" w:hAnsi="Source Sans Pro" w:cs="Source Sans Pro"/>
            <w:color w:val="auto"/>
          </w:rPr>
          <w:t>s</w:t>
        </w:r>
      </w:ins>
      <w:ins w:id="1611" w:author="m" w:date="2023-05-10T15:45:29Z">
        <w:r>
          <w:rPr>
            <w:rFonts w:hint="default" w:ascii="Source Sans Pro" w:hAnsi="Source Sans Pro" w:cs="Source Sans Pro"/>
            <w:color w:val="auto"/>
          </w:rPr>
          <w:t>ound f</w:t>
        </w:r>
      </w:ins>
      <w:ins w:id="1612" w:author="m" w:date="2023-05-10T15:45:30Z">
        <w:r>
          <w:rPr>
            <w:rFonts w:hint="default" w:ascii="Source Sans Pro" w:hAnsi="Source Sans Pro" w:cs="Source Sans Pro"/>
            <w:color w:val="auto"/>
          </w:rPr>
          <w:t>ile</w:t>
        </w:r>
      </w:ins>
      <w:ins w:id="1613" w:author="marcelo" w:date="2023-05-19T07:47:20Z">
        <w:r>
          <w:rPr>
            <w:rFonts w:hint="default" w:ascii="Source Sans Pro" w:hAnsi="Source Sans Pro" w:cs="Source Sans Pro"/>
            <w:color w:val="auto"/>
            <w:lang w:val="en-US"/>
          </w:rPr>
          <w:t xml:space="preserve"> </w:t>
        </w:r>
      </w:ins>
      <w:ins w:id="1614" w:author="marcelo" w:date="2023-05-19T07:47:21Z">
        <w:bookmarkStart w:id="40" w:name="_GoBack"/>
        <w:r>
          <w:rPr>
            <w:rFonts w:hint="default" w:ascii="Source Sans Pro" w:hAnsi="Source Sans Pro" w:cs="Source Sans Pro"/>
            <w:color w:val="auto"/>
            <w:lang w:val="en-US"/>
          </w:rPr>
          <w:t>(</w:t>
        </w:r>
      </w:ins>
      <w:ins w:id="1615" w:author="marcelo" w:date="2023-05-19T07:47:23Z">
        <w:r>
          <w:rPr>
            <w:rFonts w:hint="default" w:ascii="Source Sans Pro" w:hAnsi="Source Sans Pro" w:cs="Source Sans Pro"/>
            <w:b w:val="0"/>
            <w:bCs w:val="0"/>
            <w:i w:val="0"/>
            <w:iCs w:val="0"/>
            <w:color w:val="auto"/>
            <w:sz w:val="24"/>
            <w:szCs w:val="24"/>
          </w:rPr>
          <w:t>Mesaros</w:t>
        </w:r>
      </w:ins>
      <w:ins w:id="1616" w:author="marcelo" w:date="2023-05-19T07:47:23Z">
        <w:r>
          <w:rPr>
            <w:rFonts w:hint="default" w:ascii="Source Sans Pro" w:hAnsi="Source Sans Pro" w:cs="Source Sans Pro"/>
            <w:b w:val="0"/>
            <w:bCs w:val="0"/>
            <w:i w:val="0"/>
            <w:iCs w:val="0"/>
            <w:color w:val="auto"/>
            <w:sz w:val="24"/>
            <w:szCs w:val="24"/>
            <w:lang w:val="en-US"/>
          </w:rPr>
          <w:t xml:space="preserve"> </w:t>
        </w:r>
      </w:ins>
      <w:ins w:id="1617" w:author="marcelo" w:date="2023-05-19T07:47:24Z">
        <w:r>
          <w:rPr>
            <w:rFonts w:hint="default" w:ascii="Source Sans Pro" w:hAnsi="Source Sans Pro" w:cs="Source Sans Pro"/>
            <w:b w:val="0"/>
            <w:bCs w:val="0"/>
            <w:i w:val="0"/>
            <w:iCs w:val="0"/>
            <w:color w:val="auto"/>
            <w:sz w:val="24"/>
            <w:szCs w:val="24"/>
            <w:lang w:val="en-US"/>
          </w:rPr>
          <w:t>et</w:t>
        </w:r>
      </w:ins>
      <w:ins w:id="1618" w:author="marcelo" w:date="2023-05-19T07:47:25Z">
        <w:r>
          <w:rPr>
            <w:rFonts w:hint="default" w:ascii="Source Sans Pro" w:hAnsi="Source Sans Pro" w:cs="Source Sans Pro"/>
            <w:b w:val="0"/>
            <w:bCs w:val="0"/>
            <w:i w:val="0"/>
            <w:iCs w:val="0"/>
            <w:color w:val="auto"/>
            <w:sz w:val="24"/>
            <w:szCs w:val="24"/>
            <w:lang w:val="en-US"/>
          </w:rPr>
          <w:t xml:space="preserve"> al. 2</w:t>
        </w:r>
      </w:ins>
      <w:ins w:id="1619" w:author="marcelo" w:date="2023-05-19T07:47:26Z">
        <w:r>
          <w:rPr>
            <w:rFonts w:hint="default" w:ascii="Source Sans Pro" w:hAnsi="Source Sans Pro" w:cs="Source Sans Pro"/>
            <w:b w:val="0"/>
            <w:bCs w:val="0"/>
            <w:i w:val="0"/>
            <w:iCs w:val="0"/>
            <w:color w:val="auto"/>
            <w:sz w:val="24"/>
            <w:szCs w:val="24"/>
            <w:lang w:val="en-US"/>
          </w:rPr>
          <w:t>0</w:t>
        </w:r>
      </w:ins>
      <w:ins w:id="1620" w:author="marcelo" w:date="2023-05-19T07:47:30Z">
        <w:r>
          <w:rPr>
            <w:rFonts w:hint="default" w:ascii="Source Sans Pro" w:hAnsi="Source Sans Pro" w:cs="Source Sans Pro"/>
            <w:b w:val="0"/>
            <w:bCs w:val="0"/>
            <w:i w:val="0"/>
            <w:iCs w:val="0"/>
            <w:color w:val="auto"/>
            <w:sz w:val="24"/>
            <w:szCs w:val="24"/>
            <w:lang w:val="en-US"/>
          </w:rPr>
          <w:t>1</w:t>
        </w:r>
      </w:ins>
      <w:ins w:id="1621" w:author="marcelo" w:date="2023-05-19T07:47:27Z">
        <w:r>
          <w:rPr>
            <w:rFonts w:hint="default" w:ascii="Source Sans Pro" w:hAnsi="Source Sans Pro" w:cs="Source Sans Pro"/>
            <w:b w:val="0"/>
            <w:bCs w:val="0"/>
            <w:i w:val="0"/>
            <w:iCs w:val="0"/>
            <w:color w:val="auto"/>
            <w:sz w:val="24"/>
            <w:szCs w:val="24"/>
            <w:lang w:val="en-US"/>
          </w:rPr>
          <w:t>6</w:t>
        </w:r>
      </w:ins>
      <w:ins w:id="1622" w:author="marcelo" w:date="2023-05-19T07:47:22Z">
        <w:r>
          <w:rPr>
            <w:rFonts w:hint="default" w:ascii="Source Sans Pro" w:hAnsi="Source Sans Pro" w:cs="Source Sans Pro"/>
            <w:color w:val="auto"/>
            <w:lang w:val="en-US"/>
          </w:rPr>
          <w:t>)</w:t>
        </w:r>
        <w:bookmarkEnd w:id="40"/>
      </w:ins>
      <w:ins w:id="1623" w:author="m" w:date="2023-05-10T15:45:44Z">
        <w:r>
          <w:rPr>
            <w:rFonts w:hint="default" w:ascii="Source Sans Pro" w:hAnsi="Source Sans Pro" w:cs="Source Sans Pro"/>
            <w:color w:val="auto"/>
          </w:rPr>
          <w:t>:</w:t>
        </w:r>
      </w:ins>
    </w:p>
    <w:p>
      <w:pPr>
        <w:pStyle w:val="39"/>
        <w:spacing w:after="0"/>
        <w:rPr>
          <w:ins w:id="1624" w:author="m" w:date="2023-05-10T15:48:22Z"/>
          <w:rStyle w:val="72"/>
        </w:rPr>
      </w:pPr>
      <w:ins w:id="1625" w:author="m" w:date="2023-05-10T15:48:22Z">
        <w:r>
          <w:rPr>
            <w:rStyle w:val="59"/>
          </w:rPr>
          <w:t>diagnose_detection</w:t>
        </w:r>
      </w:ins>
      <w:ins w:id="1626" w:author="m" w:date="2023-05-10T15:48:22Z">
        <w:r>
          <w:rPr>
            <w:rStyle w:val="72"/>
          </w:rPr>
          <w:t>(</w:t>
        </w:r>
      </w:ins>
    </w:p>
    <w:p>
      <w:pPr>
        <w:pStyle w:val="39"/>
        <w:spacing w:after="0"/>
        <w:ind w:firstLine="720"/>
        <w:rPr>
          <w:ins w:id="1627" w:author="m" w:date="2023-05-10T15:48:22Z"/>
          <w:rStyle w:val="72"/>
        </w:rPr>
      </w:pPr>
      <w:ins w:id="1628" w:author="m" w:date="2023-05-10T15:48:22Z">
        <w:r>
          <w:rPr>
            <w:rStyle w:val="66"/>
          </w:rPr>
          <w:t>reference =</w:t>
        </w:r>
      </w:ins>
      <w:ins w:id="1629" w:author="m" w:date="2023-05-10T15:48:22Z">
        <w:r>
          <w:rPr>
            <w:rStyle w:val="72"/>
          </w:rPr>
          <w:t xml:space="preserve"> test_ref, </w:t>
        </w:r>
      </w:ins>
      <w:ins w:id="1630" w:author="m" w:date="2023-05-10T15:48:22Z">
        <w:r>
          <w:rPr>
            <w:rStyle w:val="72"/>
            <w:rFonts w:hint="default" w:ascii="Consolas"/>
          </w:rPr>
          <w:t xml:space="preserve"> </w:t>
        </w:r>
      </w:ins>
      <w:ins w:id="1631" w:author="m" w:date="2023-05-10T15:48:22Z">
        <w:r>
          <w:rPr>
            <w:rStyle w:val="72"/>
            <w:rFonts w:hint="default"/>
            <w:lang w:val="en-US"/>
          </w:rPr>
          <w:t xml:space="preserve"># data frame with </w:t>
        </w:r>
      </w:ins>
      <w:ins w:id="1632" w:author="m" w:date="2023-05-10T15:48:22Z">
        <w:r>
          <w:rPr>
            <w:rStyle w:val="72"/>
            <w:rFonts w:hint="default" w:ascii="Consolas"/>
          </w:rPr>
          <w:t xml:space="preserve">reference </w:t>
        </w:r>
      </w:ins>
      <w:ins w:id="1633" w:author="m" w:date="2023-05-10T15:48:22Z">
        <w:r>
          <w:rPr>
            <w:rStyle w:val="72"/>
            <w:rFonts w:hint="default"/>
            <w:lang w:val="en-US"/>
          </w:rPr>
          <w:t>annotations</w:t>
        </w:r>
      </w:ins>
    </w:p>
    <w:p>
      <w:pPr>
        <w:pStyle w:val="39"/>
        <w:spacing w:after="0"/>
        <w:ind w:firstLine="720"/>
        <w:rPr>
          <w:ins w:id="1634" w:author="m" w:date="2023-05-10T15:48:22Z"/>
          <w:rStyle w:val="72"/>
          <w:rFonts w:hint="default"/>
        </w:rPr>
      </w:pPr>
      <w:ins w:id="1635" w:author="m" w:date="2023-05-10T15:48:22Z">
        <w:r>
          <w:rPr>
            <w:rStyle w:val="66"/>
          </w:rPr>
          <w:t>detection =</w:t>
        </w:r>
      </w:ins>
      <w:ins w:id="1636" w:author="m" w:date="2023-05-10T15:48:22Z">
        <w:r>
          <w:rPr>
            <w:rStyle w:val="72"/>
          </w:rPr>
          <w:t xml:space="preserve"> det_test, </w:t>
        </w:r>
      </w:ins>
      <w:ins w:id="1637" w:author="m" w:date="2023-05-10T15:48:22Z">
        <w:r>
          <w:rPr>
            <w:rStyle w:val="72"/>
            <w:rFonts w:hint="default" w:ascii="Consolas"/>
          </w:rPr>
          <w:t xml:space="preserve"> </w:t>
        </w:r>
      </w:ins>
      <w:ins w:id="1638" w:author="m" w:date="2023-05-10T15:48:22Z">
        <w:r>
          <w:rPr>
            <w:rStyle w:val="72"/>
            <w:rFonts w:hint="default"/>
            <w:lang w:val="en-US"/>
          </w:rPr>
          <w:t xml:space="preserve"> # detection data frame to be diagnose</w:t>
        </w:r>
      </w:ins>
      <w:ins w:id="1639" w:author="m" w:date="2023-05-10T15:48:22Z">
        <w:r>
          <w:rPr>
            <w:rStyle w:val="72"/>
            <w:rFonts w:hint="default" w:ascii="Consolas"/>
          </w:rPr>
          <w:t>d</w:t>
        </w:r>
      </w:ins>
    </w:p>
    <w:p>
      <w:pPr>
        <w:pStyle w:val="39"/>
        <w:spacing w:after="0"/>
        <w:ind w:firstLine="720"/>
        <w:rPr>
          <w:ins w:id="1640" w:author="marcelo" w:date="2023-05-19T07:29:29Z"/>
          <w:rStyle w:val="47"/>
          <w:rFonts w:hint="default" w:ascii="Consolas"/>
          <w:lang w:val="en-US"/>
        </w:rPr>
      </w:pPr>
      <w:ins w:id="1641" w:author="m" w:date="2023-05-10T15:48:22Z">
        <w:r>
          <w:rPr>
            <w:rStyle w:val="66"/>
            <w:color w:val="C7A40D"/>
            <w:rPrChange w:id="1642" w:author="marcelo" w:date="2023-05-19T07:43:23Z">
              <w:rPr>
                <w:rStyle w:val="66"/>
              </w:rPr>
            </w:rPrChange>
          </w:rPr>
          <w:t>by.sound.file</w:t>
        </w:r>
      </w:ins>
      <w:ins w:id="1644" w:author="m" w:date="2023-05-10T15:48:22Z">
        <w:r>
          <w:rPr>
            <w:rStyle w:val="66"/>
          </w:rPr>
          <w:t xml:space="preserve"> =</w:t>
        </w:r>
      </w:ins>
      <w:ins w:id="1645" w:author="m" w:date="2023-05-10T15:48:22Z">
        <w:r>
          <w:rPr>
            <w:rStyle w:val="72"/>
          </w:rPr>
          <w:t xml:space="preserve"> </w:t>
        </w:r>
      </w:ins>
      <w:ins w:id="1646" w:author="m" w:date="2023-05-10T15:48:22Z">
        <w:r>
          <w:rPr>
            <w:rStyle w:val="47"/>
          </w:rPr>
          <w:t>FALSE</w:t>
        </w:r>
      </w:ins>
      <w:ins w:id="1647" w:author="m" w:date="2023-05-10T15:48:22Z">
        <w:r>
          <w:rPr>
            <w:rStyle w:val="47"/>
            <w:rFonts w:hint="default" w:ascii="Consolas"/>
          </w:rPr>
          <w:t xml:space="preserve">  # summarize across sound files</w:t>
        </w:r>
      </w:ins>
      <w:ins w:id="1648" w:author="marcelo" w:date="2023-05-19T07:29:29Z">
        <w:r>
          <w:rPr>
            <w:rStyle w:val="47"/>
            <w:rFonts w:hint="default" w:ascii="Consolas"/>
            <w:lang w:val="en-US"/>
          </w:rPr>
          <w:t>,</w:t>
        </w:r>
      </w:ins>
    </w:p>
    <w:p>
      <w:pPr>
        <w:pStyle w:val="39"/>
        <w:spacing w:after="0"/>
        <w:ind w:firstLine="720"/>
        <w:rPr>
          <w:ins w:id="1649" w:author="m" w:date="2023-05-10T15:48:22Z"/>
          <w:rStyle w:val="47"/>
          <w:rFonts w:hint="default" w:ascii="Consolas"/>
          <w:lang w:val="en-US"/>
        </w:rPr>
      </w:pPr>
      <w:ins w:id="1650" w:author="marcelo" w:date="2023-05-19T07:29:30Z">
        <w:r>
          <w:rPr>
            <w:rStyle w:val="47"/>
            <w:rFonts w:hint="default" w:ascii="Consolas"/>
            <w:color w:val="C7A40D"/>
            <w:lang w:val="en-US"/>
            <w:rPrChange w:id="1651" w:author="marcelo" w:date="2023-05-19T07:43:31Z">
              <w:rPr>
                <w:rStyle w:val="47"/>
                <w:rFonts w:hint="default" w:ascii="Consolas"/>
                <w:lang w:val="en-US"/>
              </w:rPr>
            </w:rPrChange>
          </w:rPr>
          <w:t>ma</w:t>
        </w:r>
      </w:ins>
      <w:ins w:id="1653" w:author="marcelo" w:date="2023-05-19T07:29:33Z">
        <w:r>
          <w:rPr>
            <w:rStyle w:val="47"/>
            <w:rFonts w:hint="default" w:ascii="Consolas"/>
            <w:color w:val="C7A40D"/>
            <w:lang w:val="en-US"/>
            <w:rPrChange w:id="1654" w:author="marcelo" w:date="2023-05-19T07:43:31Z">
              <w:rPr>
                <w:rStyle w:val="47"/>
                <w:rFonts w:hint="default" w:ascii="Consolas"/>
                <w:lang w:val="en-US"/>
              </w:rPr>
            </w:rPrChange>
          </w:rPr>
          <w:t>cro</w:t>
        </w:r>
      </w:ins>
      <w:ins w:id="1656" w:author="marcelo" w:date="2023-05-19T07:29:34Z">
        <w:r>
          <w:rPr>
            <w:rStyle w:val="47"/>
            <w:rFonts w:hint="default" w:ascii="Consolas"/>
            <w:color w:val="C7A40D"/>
            <w:lang w:val="en-US"/>
            <w:rPrChange w:id="1657" w:author="marcelo" w:date="2023-05-19T07:43:31Z">
              <w:rPr>
                <w:rStyle w:val="47"/>
                <w:rFonts w:hint="default" w:ascii="Consolas"/>
                <w:lang w:val="en-US"/>
              </w:rPr>
            </w:rPrChange>
          </w:rPr>
          <w:t>.av</w:t>
        </w:r>
      </w:ins>
      <w:ins w:id="1659" w:author="marcelo" w:date="2023-05-19T07:29:35Z">
        <w:r>
          <w:rPr>
            <w:rStyle w:val="47"/>
            <w:rFonts w:hint="default" w:ascii="Consolas"/>
            <w:color w:val="C7A40D"/>
            <w:lang w:val="en-US"/>
            <w:rPrChange w:id="1660" w:author="marcelo" w:date="2023-05-19T07:43:31Z">
              <w:rPr>
                <w:rStyle w:val="47"/>
                <w:rFonts w:hint="default" w:ascii="Consolas"/>
                <w:lang w:val="en-US"/>
              </w:rPr>
            </w:rPrChange>
          </w:rPr>
          <w:t>eragin</w:t>
        </w:r>
      </w:ins>
      <w:ins w:id="1662" w:author="marcelo" w:date="2023-05-19T07:29:37Z">
        <w:r>
          <w:rPr>
            <w:rStyle w:val="47"/>
            <w:rFonts w:hint="default" w:ascii="Consolas"/>
            <w:color w:val="C7A40D"/>
            <w:lang w:val="en-US"/>
            <w:rPrChange w:id="1663" w:author="marcelo" w:date="2023-05-19T07:43:31Z">
              <w:rPr>
                <w:rStyle w:val="47"/>
                <w:rFonts w:hint="default" w:ascii="Consolas"/>
                <w:lang w:val="en-US"/>
              </w:rPr>
            </w:rPrChange>
          </w:rPr>
          <w:t>g</w:t>
        </w:r>
      </w:ins>
      <w:ins w:id="1665" w:author="marcelo" w:date="2023-05-19T07:29:38Z">
        <w:r>
          <w:rPr>
            <w:rStyle w:val="47"/>
            <w:rFonts w:hint="default" w:ascii="Consolas"/>
            <w:lang w:val="en-US"/>
          </w:rPr>
          <w:t xml:space="preserve"> =</w:t>
        </w:r>
      </w:ins>
      <w:ins w:id="1666" w:author="marcelo" w:date="2023-05-19T07:29:39Z">
        <w:r>
          <w:rPr>
            <w:rStyle w:val="47"/>
            <w:rFonts w:hint="default" w:ascii="Consolas"/>
            <w:lang w:val="en-US"/>
          </w:rPr>
          <w:t xml:space="preserve"> TRU</w:t>
        </w:r>
      </w:ins>
      <w:ins w:id="1667" w:author="marcelo" w:date="2023-05-19T07:29:40Z">
        <w:r>
          <w:rPr>
            <w:rStyle w:val="47"/>
            <w:rFonts w:hint="default" w:ascii="Consolas"/>
            <w:lang w:val="en-US"/>
          </w:rPr>
          <w:t>E</w:t>
        </w:r>
      </w:ins>
      <w:ins w:id="1668" w:author="marcelo" w:date="2023-05-19T07:29:42Z">
        <w:r>
          <w:rPr>
            <w:rStyle w:val="47"/>
            <w:rFonts w:hint="default" w:ascii="Consolas"/>
            <w:lang w:val="en-US"/>
          </w:rPr>
          <w:t xml:space="preserve"> #</w:t>
        </w:r>
      </w:ins>
      <w:ins w:id="1669" w:author="marcelo" w:date="2023-05-19T07:29:43Z">
        <w:r>
          <w:rPr>
            <w:rStyle w:val="47"/>
            <w:rFonts w:hint="default" w:ascii="Consolas"/>
            <w:lang w:val="en-US"/>
          </w:rPr>
          <w:t xml:space="preserve"> </w:t>
        </w:r>
      </w:ins>
      <w:ins w:id="1670" w:author="marcelo" w:date="2023-05-19T07:29:49Z">
        <w:r>
          <w:rPr>
            <w:rStyle w:val="47"/>
            <w:rFonts w:hint="default" w:ascii="Consolas"/>
            <w:lang w:val="en-US"/>
          </w:rPr>
          <w:t>c</w:t>
        </w:r>
      </w:ins>
      <w:ins w:id="1671" w:author="marcelo" w:date="2023-05-19T07:29:50Z">
        <w:r>
          <w:rPr>
            <w:rStyle w:val="47"/>
            <w:rFonts w:hint="default" w:ascii="Consolas"/>
            <w:lang w:val="en-US"/>
          </w:rPr>
          <w:t>a</w:t>
        </w:r>
      </w:ins>
      <w:ins w:id="1672" w:author="marcelo" w:date="2023-05-19T07:29:51Z">
        <w:r>
          <w:rPr>
            <w:rStyle w:val="47"/>
            <w:rFonts w:hint="default" w:ascii="Consolas"/>
            <w:lang w:val="en-US"/>
          </w:rPr>
          <w:t>lcu</w:t>
        </w:r>
      </w:ins>
      <w:ins w:id="1673" w:author="marcelo" w:date="2023-05-19T07:29:52Z">
        <w:r>
          <w:rPr>
            <w:rStyle w:val="47"/>
            <w:rFonts w:hint="default" w:ascii="Consolas"/>
            <w:lang w:val="en-US"/>
          </w:rPr>
          <w:t>la</w:t>
        </w:r>
      </w:ins>
      <w:ins w:id="1674" w:author="marcelo" w:date="2023-05-19T07:29:53Z">
        <w:r>
          <w:rPr>
            <w:rStyle w:val="47"/>
            <w:rFonts w:hint="default" w:ascii="Consolas"/>
            <w:lang w:val="en-US"/>
          </w:rPr>
          <w:t>t</w:t>
        </w:r>
      </w:ins>
      <w:ins w:id="1675" w:author="marcelo" w:date="2023-05-19T07:29:54Z">
        <w:r>
          <w:rPr>
            <w:rStyle w:val="47"/>
            <w:rFonts w:hint="default" w:ascii="Consolas"/>
            <w:lang w:val="en-US"/>
          </w:rPr>
          <w:t xml:space="preserve">es </w:t>
        </w:r>
      </w:ins>
      <w:ins w:id="1676" w:author="marcelo" w:date="2023-05-19T07:30:10Z">
        <w:r>
          <w:rPr>
            <w:rStyle w:val="47"/>
            <w:rFonts w:hint="default" w:ascii="Consolas"/>
            <w:lang w:val="en-US"/>
          </w:rPr>
          <w:t>aver</w:t>
        </w:r>
      </w:ins>
      <w:ins w:id="1677" w:author="marcelo" w:date="2023-05-19T07:30:11Z">
        <w:r>
          <w:rPr>
            <w:rStyle w:val="47"/>
            <w:rFonts w:hint="default" w:ascii="Consolas"/>
            <w:lang w:val="en-US"/>
          </w:rPr>
          <w:t xml:space="preserve">age </w:t>
        </w:r>
      </w:ins>
      <w:ins w:id="1678" w:author="marcelo" w:date="2023-05-19T07:30:12Z">
        <w:r>
          <w:rPr>
            <w:rStyle w:val="47"/>
            <w:rFonts w:hint="default" w:ascii="Consolas"/>
            <w:lang w:val="en-US"/>
          </w:rPr>
          <w:t xml:space="preserve">of </w:t>
        </w:r>
      </w:ins>
      <w:ins w:id="1679" w:author="marcelo" w:date="2023-05-19T07:30:14Z">
        <w:r>
          <w:rPr>
            <w:rStyle w:val="47"/>
            <w:rFonts w:hint="default" w:ascii="Consolas"/>
            <w:lang w:val="en-US"/>
          </w:rPr>
          <w:t>w</w:t>
        </w:r>
      </w:ins>
      <w:ins w:id="1680" w:author="marcelo" w:date="2023-05-19T07:30:15Z">
        <w:r>
          <w:rPr>
            <w:rStyle w:val="47"/>
            <w:rFonts w:hint="default" w:ascii="Consolas"/>
            <w:lang w:val="en-US"/>
          </w:rPr>
          <w:t>ithin</w:t>
        </w:r>
      </w:ins>
      <w:ins w:id="1681" w:author="marcelo" w:date="2023-05-19T07:30:16Z">
        <w:r>
          <w:rPr>
            <w:rStyle w:val="47"/>
            <w:rFonts w:hint="default" w:ascii="Consolas"/>
            <w:lang w:val="en-US"/>
          </w:rPr>
          <w:t xml:space="preserve"> </w:t>
        </w:r>
      </w:ins>
      <w:ins w:id="1682" w:author="marcelo" w:date="2023-05-19T07:30:17Z">
        <w:r>
          <w:rPr>
            <w:rStyle w:val="47"/>
            <w:rFonts w:hint="default" w:ascii="Consolas"/>
            <w:lang w:val="en-US"/>
          </w:rPr>
          <w:t>sou</w:t>
        </w:r>
      </w:ins>
      <w:ins w:id="1683" w:author="marcelo" w:date="2023-05-19T07:30:18Z">
        <w:r>
          <w:rPr>
            <w:rStyle w:val="47"/>
            <w:rFonts w:hint="default" w:ascii="Consolas"/>
            <w:lang w:val="en-US"/>
          </w:rPr>
          <w:t>nd file</w:t>
        </w:r>
      </w:ins>
      <w:ins w:id="1684" w:author="marcelo" w:date="2023-05-19T07:30:19Z">
        <w:r>
          <w:rPr>
            <w:rStyle w:val="47"/>
            <w:rFonts w:hint="default" w:ascii="Consolas"/>
            <w:lang w:val="en-US"/>
          </w:rPr>
          <w:t xml:space="preserve"> a</w:t>
        </w:r>
      </w:ins>
      <w:ins w:id="1685" w:author="marcelo" w:date="2023-05-19T07:30:20Z">
        <w:r>
          <w:rPr>
            <w:rStyle w:val="47"/>
            <w:rFonts w:hint="default" w:ascii="Consolas"/>
            <w:lang w:val="en-US"/>
          </w:rPr>
          <w:t>verage</w:t>
        </w:r>
      </w:ins>
      <w:ins w:id="1686" w:author="marcelo" w:date="2023-05-19T07:30:21Z">
        <w:r>
          <w:rPr>
            <w:rStyle w:val="47"/>
            <w:rFonts w:hint="default" w:ascii="Consolas"/>
            <w:lang w:val="en-US"/>
          </w:rPr>
          <w:t>s</w:t>
        </w:r>
      </w:ins>
    </w:p>
    <w:p>
      <w:pPr>
        <w:pStyle w:val="39"/>
        <w:spacing w:after="0"/>
        <w:ind w:firstLine="720"/>
        <w:rPr>
          <w:ins w:id="1687" w:author="m" w:date="2023-05-10T15:48:22Z"/>
        </w:rPr>
      </w:pPr>
      <w:ins w:id="1688" w:author="m" w:date="2023-05-10T15:48:22Z">
        <w:r>
          <w:rPr>
            <w:rStyle w:val="72"/>
          </w:rPr>
          <w:t>)</w:t>
        </w:r>
      </w:ins>
    </w:p>
    <w:p>
      <w:pPr>
        <w:pStyle w:val="3"/>
        <w:rPr>
          <w:ins w:id="1689" w:author="m" w:date="2023-05-10T15:45:45Z"/>
          <w:rFonts w:hint="default" w:ascii="Source Sans Pro" w:hAnsi="Source Sans Pro" w:cs="Source Sans Pro"/>
          <w:color w:val="auto"/>
        </w:rPr>
      </w:pPr>
      <w:ins w:id="1690" w:author="marcelo" w:date="2023-05-19T07:28:23Z">
        <w:r>
          <w:rPr>
            <w:rFonts w:hint="default" w:ascii="Source Sans Pro" w:hAnsi="Source Sans Pro" w:cs="Source Sans Pro"/>
            <w:color w:val="auto"/>
            <w:sz w:val="24"/>
            <w:szCs w:val="24"/>
          </w:rPr>
          <w:t xml:space="preserve">Stratified sampling </w:t>
        </w:r>
      </w:ins>
      <w:ins w:id="1691" w:author="marcelo" w:date="2023-05-19T07:30:42Z">
        <w:r>
          <w:rPr>
            <w:rFonts w:hint="default" w:ascii="Source Sans Pro" w:hAnsi="Source Sans Pro" w:cs="Source Sans Pro"/>
            <w:color w:val="auto"/>
            <w:sz w:val="24"/>
            <w:szCs w:val="24"/>
            <w:lang w:val="en-US"/>
          </w:rPr>
          <w:t xml:space="preserve">that </w:t>
        </w:r>
      </w:ins>
      <w:ins w:id="1692" w:author="marcelo" w:date="2023-05-19T07:28:23Z">
        <w:r>
          <w:rPr>
            <w:rFonts w:hint="default" w:ascii="Source Sans Pro" w:hAnsi="Source Sans Pro" w:cs="Source Sans Pro"/>
            <w:color w:val="auto"/>
            <w:sz w:val="24"/>
            <w:szCs w:val="24"/>
          </w:rPr>
          <w:t>account</w:t>
        </w:r>
      </w:ins>
      <w:ins w:id="1693" w:author="marcelo" w:date="2023-05-19T07:30:44Z">
        <w:r>
          <w:rPr>
            <w:rFonts w:hint="default" w:ascii="Source Sans Pro" w:hAnsi="Source Sans Pro" w:cs="Source Sans Pro"/>
            <w:color w:val="auto"/>
            <w:sz w:val="24"/>
            <w:szCs w:val="24"/>
            <w:lang w:val="en-US"/>
          </w:rPr>
          <w:t>s</w:t>
        </w:r>
      </w:ins>
      <w:ins w:id="1694" w:author="marcelo" w:date="2023-05-19T07:30:45Z">
        <w:r>
          <w:rPr>
            <w:rFonts w:hint="default" w:ascii="Source Sans Pro" w:hAnsi="Source Sans Pro" w:cs="Source Sans Pro"/>
            <w:color w:val="auto"/>
            <w:sz w:val="24"/>
            <w:szCs w:val="24"/>
            <w:lang w:val="en-US"/>
          </w:rPr>
          <w:t xml:space="preserve"> </w:t>
        </w:r>
      </w:ins>
      <w:ins w:id="1695" w:author="marcelo" w:date="2023-05-19T07:28:23Z">
        <w:r>
          <w:rPr>
            <w:rFonts w:hint="default" w:ascii="Source Sans Pro" w:hAnsi="Source Sans Pro" w:cs="Source Sans Pro"/>
            <w:color w:val="auto"/>
            <w:sz w:val="24"/>
            <w:szCs w:val="24"/>
          </w:rPr>
          <w:t xml:space="preserve">for additional structure in the data (e.g. several individuals, populations, days) might also help to </w:t>
        </w:r>
      </w:ins>
      <w:ins w:id="1696" w:author="marcelo" w:date="2023-05-19T07:34:02Z">
        <w:r>
          <w:rPr>
            <w:rFonts w:hint="default" w:ascii="Source Sans Pro" w:hAnsi="Source Sans Pro" w:cs="Source Sans Pro"/>
            <w:color w:val="auto"/>
            <w:sz w:val="24"/>
            <w:szCs w:val="24"/>
            <w:lang w:val="en-US"/>
          </w:rPr>
          <w:t>dea</w:t>
        </w:r>
      </w:ins>
      <w:ins w:id="1697" w:author="marcelo" w:date="2023-05-19T07:34:03Z">
        <w:r>
          <w:rPr>
            <w:rFonts w:hint="default" w:ascii="Source Sans Pro" w:hAnsi="Source Sans Pro" w:cs="Source Sans Pro"/>
            <w:color w:val="auto"/>
            <w:sz w:val="24"/>
            <w:szCs w:val="24"/>
            <w:lang w:val="en-US"/>
          </w:rPr>
          <w:t>l wit</w:t>
        </w:r>
      </w:ins>
      <w:ins w:id="1698" w:author="marcelo" w:date="2023-05-19T07:34:04Z">
        <w:r>
          <w:rPr>
            <w:rFonts w:hint="default" w:ascii="Source Sans Pro" w:hAnsi="Source Sans Pro" w:cs="Source Sans Pro"/>
            <w:color w:val="auto"/>
            <w:sz w:val="24"/>
            <w:szCs w:val="24"/>
            <w:lang w:val="en-US"/>
          </w:rPr>
          <w:t>h un</w:t>
        </w:r>
      </w:ins>
      <w:ins w:id="1699" w:author="marcelo" w:date="2023-05-19T07:34:05Z">
        <w:r>
          <w:rPr>
            <w:rFonts w:hint="default" w:ascii="Source Sans Pro" w:hAnsi="Source Sans Pro" w:cs="Source Sans Pro"/>
            <w:color w:val="auto"/>
            <w:sz w:val="24"/>
            <w:szCs w:val="24"/>
            <w:lang w:val="en-US"/>
          </w:rPr>
          <w:t>balance</w:t>
        </w:r>
      </w:ins>
      <w:ins w:id="1700" w:author="marcelo" w:date="2023-05-19T07:34:06Z">
        <w:r>
          <w:rPr>
            <w:rFonts w:hint="default" w:ascii="Source Sans Pro" w:hAnsi="Source Sans Pro" w:cs="Source Sans Pro"/>
            <w:color w:val="auto"/>
            <w:sz w:val="24"/>
            <w:szCs w:val="24"/>
            <w:lang w:val="en-US"/>
          </w:rPr>
          <w:t>d</w:t>
        </w:r>
      </w:ins>
      <w:ins w:id="1701" w:author="marcelo" w:date="2023-05-19T07:34:52Z">
        <w:r>
          <w:rPr>
            <w:rFonts w:hint="default" w:ascii="Source Sans Pro" w:hAnsi="Source Sans Pro" w:cs="Source Sans Pro"/>
            <w:color w:val="auto"/>
            <w:sz w:val="24"/>
            <w:szCs w:val="24"/>
            <w:lang w:val="en-US"/>
          </w:rPr>
          <w:t xml:space="preserve"> </w:t>
        </w:r>
      </w:ins>
      <w:ins w:id="1702" w:author="marcelo" w:date="2023-05-19T07:34:53Z">
        <w:r>
          <w:rPr>
            <w:rFonts w:hint="default" w:ascii="Source Sans Pro" w:hAnsi="Source Sans Pro" w:cs="Source Sans Pro"/>
            <w:color w:val="auto"/>
            <w:sz w:val="24"/>
            <w:szCs w:val="24"/>
            <w:lang w:val="en-US"/>
          </w:rPr>
          <w:t>data</w:t>
        </w:r>
      </w:ins>
      <w:ins w:id="1703" w:author="marcelo" w:date="2023-05-19T07:34:06Z">
        <w:r>
          <w:rPr>
            <w:rFonts w:hint="default" w:ascii="Source Sans Pro" w:hAnsi="Source Sans Pro" w:cs="Source Sans Pro"/>
            <w:color w:val="auto"/>
            <w:sz w:val="24"/>
            <w:szCs w:val="24"/>
            <w:lang w:val="en-US"/>
          </w:rPr>
          <w:t xml:space="preserve"> </w:t>
        </w:r>
      </w:ins>
      <w:ins w:id="1704" w:author="marcelo" w:date="2023-05-19T07:34:07Z">
        <w:r>
          <w:rPr>
            <w:rFonts w:hint="default" w:ascii="Source Sans Pro" w:hAnsi="Source Sans Pro" w:cs="Source Sans Pro"/>
            <w:color w:val="auto"/>
            <w:sz w:val="24"/>
            <w:szCs w:val="24"/>
            <w:lang w:val="en-US"/>
          </w:rPr>
          <w:t>an</w:t>
        </w:r>
      </w:ins>
      <w:ins w:id="1705" w:author="marcelo" w:date="2023-05-19T07:34:08Z">
        <w:r>
          <w:rPr>
            <w:rFonts w:hint="default" w:ascii="Source Sans Pro" w:hAnsi="Source Sans Pro" w:cs="Source Sans Pro"/>
            <w:color w:val="auto"/>
            <w:sz w:val="24"/>
            <w:szCs w:val="24"/>
            <w:lang w:val="en-US"/>
          </w:rPr>
          <w:t xml:space="preserve">d </w:t>
        </w:r>
      </w:ins>
      <w:ins w:id="1706" w:author="marcelo" w:date="2023-05-19T07:28:23Z">
        <w:r>
          <w:rPr>
            <w:rFonts w:hint="default" w:ascii="Source Sans Pro" w:hAnsi="Source Sans Pro" w:cs="Source Sans Pro"/>
            <w:color w:val="auto"/>
            <w:sz w:val="24"/>
            <w:szCs w:val="24"/>
          </w:rPr>
          <w:t>ensure similar performance on unseen data</w:t>
        </w:r>
      </w:ins>
      <w:ins w:id="1707" w:author="marcelo" w:date="2023-05-19T07:28:23Z">
        <w:r>
          <w:rPr>
            <w:rFonts w:hint="default" w:ascii="Source Sans Pro" w:hAnsi="Source Sans Pro" w:cs="Source Sans Pro"/>
            <w:color w:val="auto"/>
            <w:sz w:val="24"/>
            <w:szCs w:val="24"/>
            <w:lang w:val="en-US"/>
          </w:rPr>
          <w:t xml:space="preserve"> (see </w:t>
        </w:r>
      </w:ins>
      <w:ins w:id="1708" w:author="marcelo" w:date="2023-05-19T07:28:23Z">
        <w:r>
          <w:rPr>
            <w:rFonts w:hint="default" w:ascii="Source Sans Pro" w:hAnsi="Source Sans Pro" w:cs="Source Sans Pro"/>
            <w:color w:val="auto"/>
          </w:rPr>
          <w:t>createDataPartition</w:t>
        </w:r>
      </w:ins>
      <w:ins w:id="1709" w:author="marcelo" w:date="2023-05-19T07:28:23Z">
        <w:r>
          <w:rPr>
            <w:rFonts w:hint="default" w:ascii="Source Sans Pro" w:hAnsi="Source Sans Pro" w:cs="Source Sans Pro"/>
            <w:color w:val="auto"/>
            <w:lang w:val="en-US"/>
          </w:rPr>
          <w:t xml:space="preserve"> in the R package caret</w:t>
        </w:r>
      </w:ins>
      <w:ins w:id="1710" w:author="marcelo" w:date="2023-05-19T07:35:06Z">
        <w:r>
          <w:rPr>
            <w:rFonts w:hint="default" w:ascii="Source Sans Pro" w:hAnsi="Source Sans Pro" w:cs="Source Sans Pro"/>
            <w:color w:val="auto"/>
            <w:lang w:val="en-US"/>
          </w:rPr>
          <w:t xml:space="preserve"> f</w:t>
        </w:r>
      </w:ins>
      <w:ins w:id="1711" w:author="marcelo" w:date="2023-05-19T07:35:07Z">
        <w:r>
          <w:rPr>
            <w:rFonts w:hint="default" w:ascii="Source Sans Pro" w:hAnsi="Source Sans Pro" w:cs="Source Sans Pro"/>
            <w:color w:val="auto"/>
            <w:lang w:val="en-US"/>
          </w:rPr>
          <w:t xml:space="preserve">or </w:t>
        </w:r>
      </w:ins>
      <w:ins w:id="1712" w:author="marcelo" w:date="2023-05-19T07:35:09Z">
        <w:r>
          <w:rPr>
            <w:rFonts w:hint="default" w:ascii="Source Sans Pro" w:hAnsi="Source Sans Pro" w:cs="Source Sans Pro"/>
            <w:color w:val="auto"/>
            <w:lang w:val="en-US"/>
          </w:rPr>
          <w:t>c</w:t>
        </w:r>
      </w:ins>
      <w:ins w:id="1713" w:author="marcelo" w:date="2023-05-19T07:35:10Z">
        <w:r>
          <w:rPr>
            <w:rFonts w:hint="default" w:ascii="Source Sans Pro" w:hAnsi="Source Sans Pro" w:cs="Source Sans Pro"/>
            <w:color w:val="auto"/>
            <w:lang w:val="en-US"/>
          </w:rPr>
          <w:t>reating</w:t>
        </w:r>
      </w:ins>
      <w:ins w:id="1714" w:author="marcelo" w:date="2023-05-19T07:35:11Z">
        <w:r>
          <w:rPr>
            <w:rFonts w:hint="default" w:ascii="Source Sans Pro" w:hAnsi="Source Sans Pro" w:cs="Source Sans Pro"/>
            <w:color w:val="auto"/>
            <w:lang w:val="en-US"/>
          </w:rPr>
          <w:t xml:space="preserve"> s</w:t>
        </w:r>
      </w:ins>
      <w:ins w:id="1715" w:author="marcelo" w:date="2023-05-19T07:35:12Z">
        <w:r>
          <w:rPr>
            <w:rFonts w:hint="default" w:ascii="Source Sans Pro" w:hAnsi="Source Sans Pro" w:cs="Source Sans Pro"/>
            <w:color w:val="auto"/>
            <w:lang w:val="en-US"/>
          </w:rPr>
          <w:t>trati</w:t>
        </w:r>
      </w:ins>
      <w:ins w:id="1716" w:author="marcelo" w:date="2023-05-19T07:35:13Z">
        <w:r>
          <w:rPr>
            <w:rFonts w:hint="default" w:ascii="Source Sans Pro" w:hAnsi="Source Sans Pro" w:cs="Source Sans Pro"/>
            <w:color w:val="auto"/>
            <w:lang w:val="en-US"/>
          </w:rPr>
          <w:t xml:space="preserve">fied </w:t>
        </w:r>
      </w:ins>
      <w:ins w:id="1717" w:author="marcelo" w:date="2023-05-19T07:35:16Z">
        <w:r>
          <w:rPr>
            <w:rFonts w:hint="default" w:ascii="Source Sans Pro" w:hAnsi="Source Sans Pro" w:cs="Source Sans Pro"/>
            <w:color w:val="auto"/>
            <w:lang w:val="en-US"/>
          </w:rPr>
          <w:t>traini</w:t>
        </w:r>
      </w:ins>
      <w:ins w:id="1718" w:author="marcelo" w:date="2023-05-19T07:35:17Z">
        <w:r>
          <w:rPr>
            <w:rFonts w:hint="default" w:ascii="Source Sans Pro" w:hAnsi="Source Sans Pro" w:cs="Source Sans Pro"/>
            <w:color w:val="auto"/>
            <w:lang w:val="en-US"/>
          </w:rPr>
          <w:t xml:space="preserve">ng </w:t>
        </w:r>
      </w:ins>
      <w:ins w:id="1719" w:author="marcelo" w:date="2023-05-19T07:35:13Z">
        <w:r>
          <w:rPr>
            <w:rFonts w:hint="default" w:ascii="Source Sans Pro" w:hAnsi="Source Sans Pro" w:cs="Source Sans Pro"/>
            <w:color w:val="auto"/>
            <w:lang w:val="en-US"/>
          </w:rPr>
          <w:t>s</w:t>
        </w:r>
      </w:ins>
      <w:ins w:id="1720" w:author="marcelo" w:date="2023-05-19T07:35:14Z">
        <w:r>
          <w:rPr>
            <w:rFonts w:hint="default" w:ascii="Source Sans Pro" w:hAnsi="Source Sans Pro" w:cs="Source Sans Pro"/>
            <w:color w:val="auto"/>
            <w:lang w:val="en-US"/>
          </w:rPr>
          <w:t>ample</w:t>
        </w:r>
      </w:ins>
      <w:ins w:id="1721" w:author="marcelo" w:date="2023-05-19T07:35:18Z">
        <w:r>
          <w:rPr>
            <w:rFonts w:hint="default" w:ascii="Source Sans Pro" w:hAnsi="Source Sans Pro" w:cs="Source Sans Pro"/>
            <w:color w:val="auto"/>
            <w:lang w:val="en-US"/>
          </w:rPr>
          <w:t>s</w:t>
        </w:r>
      </w:ins>
      <w:ins w:id="1722" w:author="marcelo" w:date="2023-05-19T07:28:23Z">
        <w:r>
          <w:rPr>
            <w:rFonts w:hint="default" w:ascii="Source Sans Pro" w:hAnsi="Source Sans Pro" w:cs="Source Sans Pro"/>
            <w:color w:val="auto"/>
            <w:lang w:val="en-US"/>
          </w:rPr>
          <w:t>)</w:t>
        </w:r>
      </w:ins>
      <w:ins w:id="1723" w:author="marcelo" w:date="2023-05-19T07:28:23Z">
        <w:r>
          <w:rPr>
            <w:rFonts w:hint="default" w:ascii="Source Sans Pro" w:hAnsi="Source Sans Pro" w:cs="Source Sans Pro"/>
            <w:color w:val="auto"/>
            <w:sz w:val="24"/>
            <w:szCs w:val="24"/>
          </w:rPr>
          <w:t>.</w:t>
        </w:r>
      </w:ins>
    </w:p>
    <w:p>
      <w:pPr>
        <w:pStyle w:val="3"/>
        <w:rPr>
          <w:ins w:id="1724" w:author="m" w:date="2023-05-10T14:09:45Z"/>
          <w:rFonts w:hint="default" w:ascii="Source Sans Pro" w:hAnsi="Source Sans Pro" w:cs="Source Sans Pro"/>
          <w:color w:val="auto"/>
        </w:rPr>
      </w:pPr>
    </w:p>
    <w:p>
      <w:pPr>
        <w:pStyle w:val="3"/>
        <w:rPr>
          <w:del w:id="1725" w:author="m" w:date="2023-05-10T15:45:14Z"/>
          <w:rFonts w:hint="default" w:ascii="Source Sans Pro" w:hAnsi="Source Sans Pro" w:cs="Source Sans Pro"/>
          <w:color w:val="auto"/>
          <w:sz w:val="24"/>
          <w:szCs w:val="24"/>
        </w:rPr>
      </w:pPr>
    </w:p>
    <w:bookmarkEnd w:id="7"/>
    <w:p>
      <w:pPr>
        <w:pStyle w:val="5"/>
        <w:rPr>
          <w:rFonts w:hint="default" w:ascii="Source Sans Pro" w:hAnsi="Source Sans Pro" w:cs="Source Sans Pro"/>
          <w:color w:val="auto"/>
          <w:sz w:val="24"/>
          <w:szCs w:val="24"/>
        </w:rPr>
      </w:pPr>
      <w:bookmarkStart w:id="8" w:name="additional-tools"/>
      <w:r>
        <w:rPr>
          <w:rFonts w:hint="default" w:ascii="Source Sans Pro" w:hAnsi="Source Sans Pro" w:cs="Source Sans Pro"/>
          <w:color w:val="auto"/>
          <w:sz w:val="24"/>
          <w:szCs w:val="24"/>
        </w:rPr>
        <w:t>Additional tools</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t>
      </w:r>
      <w:r>
        <w:rPr>
          <w:rFonts w:hint="default" w:ascii="Source Sans Pro" w:hAnsi="Source Sans Pro" w:cs="Source Sans Pro"/>
          <w:color w:val="auto"/>
          <w:sz w:val="24"/>
          <w:szCs w:val="24"/>
          <w:lang w:val="en-US"/>
        </w:rPr>
        <w:t xml:space="preserve">or </w:t>
      </w:r>
      <w:del w:id="1726" w:author="m" w:date="2023-05-08T17:21:47Z">
        <w:r>
          <w:rPr>
            <w:rFonts w:hint="default" w:ascii="Source Sans Pro" w:hAnsi="Source Sans Pro" w:cs="Source Sans Pro"/>
            <w:color w:val="auto"/>
            <w:sz w:val="24"/>
            <w:szCs w:val="24"/>
            <w:lang w:val="en-US"/>
          </w:rPr>
          <w:delText>sterepotyped</w:delText>
        </w:r>
      </w:del>
      <w:ins w:id="1727" w:author="m" w:date="2023-05-08T17:21:47Z">
        <w:r>
          <w:rPr>
            <w:rFonts w:hint="default" w:ascii="Source Sans Pro" w:hAnsi="Source Sans Pro" w:cs="Source Sans Pro"/>
            <w:color w:val="auto"/>
            <w:sz w:val="24"/>
            <w:szCs w:val="24"/>
          </w:rPr>
          <w:t>stereotyped</w:t>
        </w:r>
      </w:ins>
      <w:r>
        <w:rPr>
          <w:rFonts w:hint="default" w:ascii="Source Sans Pro" w:hAnsi="Source Sans Pro" w:cs="Source Sans Pro"/>
          <w:color w:val="auto"/>
          <w:sz w:val="24"/>
          <w:szCs w:val="24"/>
          <w:lang w:val="en-US"/>
        </w:rPr>
        <w:t xml:space="preserve"> multi-element repertoires </w:t>
      </w:r>
      <w:r>
        <w:rPr>
          <w:rFonts w:hint="default" w:ascii="Source Sans Pro" w:hAnsi="Source Sans Pro" w:cs="Source Sans Pro"/>
          <w:color w:val="auto"/>
          <w:sz w:val="24"/>
          <w:szCs w:val="24"/>
        </w:rPr>
        <w:t>when running template-based detection ('template_detection' function).</w:t>
      </w:r>
    </w:p>
    <w:bookmarkEnd w:id="5"/>
    <w:bookmarkEnd w:id="8"/>
    <w:p>
      <w:pPr>
        <w:pStyle w:val="4"/>
        <w:rPr>
          <w:rFonts w:hint="default" w:ascii="Source Sans Pro" w:hAnsi="Source Sans Pro" w:cs="Source Sans Pro"/>
          <w:color w:val="auto"/>
          <w:sz w:val="24"/>
          <w:szCs w:val="24"/>
        </w:rPr>
      </w:pPr>
      <w:bookmarkStart w:id="9" w:name="discusion"/>
      <w:r>
        <w:rPr>
          <w:rFonts w:hint="default" w:ascii="Source Sans Pro" w:hAnsi="Source Sans Pro" w:cs="Source Sans Pro"/>
          <w:color w:val="auto"/>
          <w:sz w:val="24"/>
          <w:szCs w:val="24"/>
        </w:rPr>
        <w:t>Discussion</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have shown how to evaluate the performance of sound event detection routines using the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r>
        <w:rPr>
          <w:rFonts w:hint="default" w:ascii="Source Sans Pro" w:hAnsi="Source Sans Pro" w:cs="Source Sans Pro"/>
          <w:color w:val="auto"/>
          <w:sz w:val="24"/>
          <w:szCs w:val="24"/>
          <w:lang w:val="en-US"/>
        </w:rPr>
        <w:t xml:space="preserve">in addtion to </w:t>
      </w:r>
      <w:r>
        <w:rPr>
          <w:rFonts w:hint="default" w:ascii="Source Sans Pro" w:hAnsi="Source Sans Pro" w:cs="Source Sans Pro"/>
          <w:i/>
          <w:iCs/>
          <w:color w:val="auto"/>
          <w:sz w:val="24"/>
          <w:szCs w:val="24"/>
          <w:lang w:val="en-US"/>
        </w:rPr>
        <w:t xml:space="preserve">ohun </w:t>
      </w:r>
      <w:r>
        <w:rPr>
          <w:rFonts w:hint="default" w:ascii="Source Sans Pro" w:hAnsi="Source Sans Pro" w:cs="Source Sans Pro"/>
          <w:color w:val="auto"/>
          <w:sz w:val="24"/>
          <w:szCs w:val="24"/>
          <w:lang w:val="en-US"/>
        </w:rPr>
        <w:t xml:space="preserve">there is only one other </w:t>
      </w:r>
      <w:r>
        <w:rPr>
          <w:rFonts w:hint="default" w:ascii="Source Sans Pro" w:hAnsi="Source Sans Pro" w:cs="Source Sans Pro"/>
          <w:color w:val="auto"/>
          <w:sz w:val="24"/>
          <w:szCs w:val="24"/>
        </w:rPr>
        <w:t xml:space="preserve">performance-evaluating </w:t>
      </w:r>
      <w:r>
        <w:rPr>
          <w:rFonts w:hint="default" w:ascii="Source Sans Pro" w:hAnsi="Source Sans Pro" w:cs="Source Sans Pro"/>
          <w:color w:val="auto"/>
          <w:sz w:val="24"/>
          <w:szCs w:val="24"/>
          <w:lang w:val="en-US"/>
        </w:rPr>
        <w:t xml:space="preserve">software developed in a </w:t>
      </w:r>
      <w:r>
        <w:rPr>
          <w:rFonts w:hint="default" w:ascii="Source Sans Pro" w:hAnsi="Source Sans Pro" w:cs="Source Sans Pro"/>
          <w:color w:val="auto"/>
          <w:sz w:val="24"/>
          <w:szCs w:val="24"/>
        </w:rPr>
        <w:t>free, open-source platform</w:t>
      </w:r>
      <w:r>
        <w:rPr>
          <w:rFonts w:hint="default" w:ascii="Source Sans Pro" w:hAnsi="Source Sans Pro" w:cs="Source Sans Pro"/>
          <w:color w:val="auto"/>
          <w:sz w:val="24"/>
          <w:szCs w:val="24"/>
          <w:lang w:val="en-US"/>
        </w:rPr>
        <w:t xml:space="preserve"> (sed</w:t>
      </w:r>
      <w:ins w:id="1728" w:author="m" w:date="2023-05-09T11:05:27Z">
        <w:r>
          <w:rPr>
            <w:rFonts w:hint="default" w:ascii="Source Sans Pro" w:hAnsi="Source Sans Pro" w:cs="Source Sans Pro"/>
            <w:color w:val="auto"/>
            <w:sz w:val="24"/>
            <w:szCs w:val="24"/>
          </w:rPr>
          <w:t>_</w:t>
        </w:r>
      </w:ins>
      <w:del w:id="1729" w:author="m" w:date="2023-05-09T11:05:27Z">
        <w:r>
          <w:rPr>
            <w:rFonts w:hint="default" w:ascii="Source Sans Pro" w:hAnsi="Source Sans Pro" w:cs="Source Sans Pro"/>
            <w:color w:val="auto"/>
            <w:sz w:val="24"/>
            <w:szCs w:val="24"/>
            <w:lang w:val="en-US"/>
          </w:rPr>
          <w:delText>-</w:delText>
        </w:r>
      </w:del>
      <w:r>
        <w:rPr>
          <w:rFonts w:hint="default" w:ascii="Source Sans Pro" w:hAnsi="Source Sans Pro" w:cs="Source Sans Pro"/>
          <w:color w:val="auto"/>
          <w:sz w:val="24"/>
          <w:szCs w:val="24"/>
          <w:lang w:val="en-US"/>
        </w:rPr>
        <w:t>eval, Mesaros 2016)</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These two software packages can provide </w:t>
      </w:r>
      <w:r>
        <w:rPr>
          <w:rFonts w:hint="default" w:ascii="Source Sans Pro" w:hAnsi="Source Sans Pro" w:cs="Source Sans Pro"/>
          <w:color w:val="auto"/>
          <w:sz w:val="24"/>
          <w:szCs w:val="24"/>
        </w:rPr>
        <w:t xml:space="preserve">a common framework for evaluating sound event detection can simplify comparing the performance of different tools and selecting those tools better suited to a given research question and study system. The tools offered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for diagnosing detection performance should not necessarily be limited to acoustic data.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"ref-sturman2020"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Sturman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"ref-hsu2021"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Hsu &amp; Yttri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"ref-bohnslav2021"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Bohnslav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detection of such motor events in video recordings can also be evaluated and optimized compared to a reference annotation, as we have shown here for </w:t>
      </w:r>
      <w:r>
        <w:rPr>
          <w:rFonts w:hint="default" w:ascii="Source Sans Pro" w:hAnsi="Source Sans Pro" w:cs="Source Sans Pro"/>
          <w:color w:val="auto"/>
          <w:sz w:val="24"/>
          <w:szCs w:val="24"/>
          <w:lang w:val="en-US"/>
        </w:rPr>
        <w:t>sound events</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provides two detection methods: template-based and energy-based detection. Compared to new deep</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lang w:val="en-US"/>
        </w:rPr>
        <w:t>Specth 2</w:t>
      </w:r>
      <w:r>
        <w:rPr>
          <w:rStyle w:val="22"/>
          <w:rFonts w:hint="default" w:ascii="Source Sans Pro" w:hAnsi="Source Sans Pro" w:cs="Source Sans Pro"/>
          <w:color w:val="auto"/>
          <w:sz w:val="24"/>
          <w:szCs w:val="24"/>
        </w:rPr>
        <w:fldChar w:fldCharType="end"/>
      </w:r>
      <w:r>
        <w:rPr>
          <w:rStyle w:val="22"/>
          <w:rFonts w:hint="default" w:ascii="Source Sans Pro" w:hAnsi="Source Sans Pro" w:cs="Source Sans Pro"/>
          <w:color w:val="auto"/>
          <w:sz w:val="24"/>
          <w:szCs w:val="24"/>
          <w:lang w:val="en-US"/>
        </w:rPr>
        <w:t>002</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and can reach adequate performance under the appropriate conditions, as evidenced by our two study cases and </w:t>
      </w:r>
      <w:r>
        <w:rPr>
          <w:rFonts w:hint="default" w:ascii="Source Sans Pro" w:hAnsi="Source Sans Pro" w:cs="Source Sans Pro"/>
          <w:color w:val="auto"/>
          <w:sz w:val="24"/>
          <w:szCs w:val="24"/>
          <w:lang w:val="en-US"/>
        </w:rPr>
        <w:t xml:space="preserve">from </w:t>
      </w:r>
      <w:r>
        <w:rPr>
          <w:rFonts w:hint="default" w:ascii="Source Sans Pro" w:hAnsi="Source Sans Pro" w:cs="Source Sans Pro"/>
          <w:color w:val="auto"/>
          <w:sz w:val="24"/>
          <w:szCs w:val="24"/>
        </w:rPr>
        <w:t>previous report</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Deep learning methods tend to require greater computational power, larger training data sets</w:t>
      </w:r>
      <w:ins w:id="1730" w:author="m" w:date="2023-05-09T11:37:28Z">
        <w:r>
          <w:rPr>
            <w:rFonts w:hint="default" w:ascii="Source Sans Pro" w:hAnsi="Source Sans Pro" w:cs="Source Sans Pro"/>
            <w:color w:val="auto"/>
            <w:sz w:val="24"/>
            <w:szCs w:val="24"/>
          </w:rPr>
          <w:t xml:space="preserve"> (</w:t>
        </w:r>
      </w:ins>
      <w:ins w:id="1731" w:author="m" w:date="2023-05-09T11:37:29Z">
        <w:r>
          <w:rPr>
            <w:rFonts w:hint="default" w:ascii="Source Sans Pro" w:hAnsi="Source Sans Pro" w:cs="Source Sans Pro"/>
            <w:color w:val="auto"/>
            <w:sz w:val="24"/>
            <w:szCs w:val="24"/>
          </w:rPr>
          <w:t>Sto</w:t>
        </w:r>
      </w:ins>
      <w:ins w:id="1732" w:author="m" w:date="2023-05-09T11:37:30Z">
        <w:r>
          <w:rPr>
            <w:rFonts w:hint="default" w:ascii="Source Sans Pro" w:hAnsi="Source Sans Pro" w:cs="Source Sans Pro"/>
            <w:color w:val="auto"/>
            <w:sz w:val="24"/>
            <w:szCs w:val="24"/>
          </w:rPr>
          <w:t>well</w:t>
        </w:r>
      </w:ins>
      <w:ins w:id="1733" w:author="m" w:date="2023-05-09T11:37:31Z">
        <w:r>
          <w:rPr>
            <w:rFonts w:hint="default" w:ascii="Source Sans Pro" w:hAnsi="Source Sans Pro" w:cs="Source Sans Pro"/>
            <w:color w:val="auto"/>
            <w:sz w:val="24"/>
            <w:szCs w:val="24"/>
          </w:rPr>
          <w:t xml:space="preserve"> 2022</w:t>
        </w:r>
      </w:ins>
      <w:ins w:id="1734" w:author="m" w:date="2023-05-09T11:37:32Z">
        <w:r>
          <w:rPr>
            <w:rFonts w:hint="default" w:ascii="Source Sans Pro" w:hAnsi="Source Sans Pro" w:cs="Source Sans Pro"/>
            <w:color w:val="auto"/>
            <w:sz w:val="24"/>
            <w:szCs w:val="24"/>
          </w:rPr>
          <w:t>)</w:t>
        </w:r>
      </w:ins>
      <w:r>
        <w:rPr>
          <w:rFonts w:hint="default" w:ascii="Source Sans Pro" w:hAnsi="Source Sans Pro" w:cs="Source Sans Pro"/>
          <w:color w:val="auto"/>
          <w:sz w:val="24"/>
          <w:szCs w:val="24"/>
        </w:rPr>
        <w:t>, and, in some cases, more complex training routines</w:t>
      </w:r>
      <w:r>
        <w:rPr>
          <w:rFonts w:hint="default" w:ascii="Source Sans Pro" w:hAnsi="Source Sans Pro" w:cs="Source Sans Pro"/>
          <w:color w:val="auto"/>
          <w:sz w:val="24"/>
          <w:szCs w:val="24"/>
          <w:lang w:val="en-US"/>
        </w:rPr>
        <w:t xml:space="preserve"> (</w:t>
      </w:r>
      <w:ins w:id="1735" w:author="m" w:date="2023-05-09T11:37:15Z">
        <w:r>
          <w:rPr>
            <w:rFonts w:hint="default" w:ascii="Source Sans Pro" w:hAnsi="Source Sans Pro" w:cs="Source Sans Pro"/>
            <w:color w:val="auto"/>
            <w:sz w:val="24"/>
            <w:szCs w:val="24"/>
          </w:rPr>
          <w:t xml:space="preserve">e.g. data augmentation, </w:t>
        </w:r>
      </w:ins>
      <w:r>
        <w:rPr>
          <w:rFonts w:hint="default" w:ascii="Source Sans Pro" w:hAnsi="Source Sans Pro" w:cs="Source Sans Pro"/>
          <w:color w:val="auto"/>
          <w:sz w:val="24"/>
          <w:szCs w:val="24"/>
          <w:lang w:val="en-US"/>
        </w:rPr>
        <w:t>but see transfer learning approaches)</w:t>
      </w:r>
      <w:r>
        <w:rPr>
          <w:rFonts w:hint="default" w:ascii="Source Sans Pro" w:hAnsi="Source Sans Pro" w:cs="Source Sans Pro"/>
          <w:color w:val="auto"/>
          <w:sz w:val="24"/>
          <w:szCs w:val="24"/>
        </w:rPr>
        <w:t xml:space="preserve">.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in a subsequent pipeline in which detected sounds are further classified</w:t>
      </w:r>
      <w:r>
        <w:rPr>
          <w:rFonts w:hint="default" w:ascii="Source Sans Pro" w:hAnsi="Source Sans Pro" w:cs="Source Sans Pro"/>
          <w:color w:val="auto"/>
          <w:sz w:val="24"/>
          <w:szCs w:val="24"/>
          <w:lang w:val="en-US"/>
        </w:rPr>
        <w:t xml:space="preserve"> and false positives are mitigated</w:t>
      </w:r>
      <w:r>
        <w:rPr>
          <w:rFonts w:hint="default" w:ascii="Source Sans Pro" w:hAnsi="Source Sans Pro" w:cs="Source Sans Pro"/>
          <w:color w:val="auto"/>
          <w:sz w:val="24"/>
          <w:szCs w:val="24"/>
        </w:rPr>
        <w:t xml:space="preserve"> using more elaborated discrimination algorithms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"ref-balantic2020"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etection performance </w:t>
      </w:r>
      <w:r>
        <w:rPr>
          <w:rFonts w:hint="default" w:ascii="Source Sans Pro" w:hAnsi="Source Sans Pro" w:cs="Source Sans Pro"/>
          <w:color w:val="auto"/>
          <w:sz w:val="24"/>
          <w:szCs w:val="24"/>
          <w:lang w:val="en-US"/>
        </w:rPr>
        <w:t>might</w:t>
      </w:r>
      <w:r>
        <w:rPr>
          <w:rFonts w:hint="default" w:ascii="Source Sans Pro" w:hAnsi="Source Sans Pro" w:cs="Source Sans Pro"/>
          <w:color w:val="auto"/>
          <w:sz w:val="24"/>
          <w:szCs w:val="24"/>
        </w:rPr>
        <w:t xml:space="preserve"> be improved by using acoustic structure measurements to distinguish target from non-target sound events.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Detection routines can take a long time when working with large amounts of acoustic data (e.g.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w:t>
      </w:r>
      <w:r>
        <w:rPr>
          <w:rFonts w:hint="default" w:ascii="Source Sans Pro" w:hAnsi="Source Sans Pro" w:cs="Source Sans Pro"/>
          <w:color w:val="auto"/>
          <w:sz w:val="24"/>
          <w:szCs w:val="24"/>
          <w:lang w:val="en-US"/>
        </w:rPr>
        <w:t xml:space="preserve"> always</w:t>
      </w:r>
      <w:r>
        <w:rPr>
          <w:rFonts w:hint="default" w:ascii="Source Sans Pro" w:hAnsi="Source Sans Pro" w:cs="Source Sans Pro"/>
          <w:color w:val="auto"/>
          <w:sz w:val="24"/>
          <w:szCs w:val="24"/>
        </w:rPr>
        <w:t xml:space="preserve"> faster than energy-based detection. 3. Run routines in parallel. Parallelization (i.e., the ability to distribute tasks over several cores in your computer) can significantly speed up routines. All automatic detection and performance evaluation functions</w:t>
      </w:r>
      <w:r>
        <w:rPr>
          <w:rFonts w:hint="default" w:ascii="Source Sans Pro" w:hAnsi="Source Sans Pro" w:cs="Source Sans Pro"/>
          <w:color w:val="auto"/>
          <w:sz w:val="24"/>
          <w:szCs w:val="24"/>
          <w:lang w:val="en-US"/>
        </w:rPr>
        <w:t xml:space="preserve"> in </w:t>
      </w:r>
      <w:r>
        <w:rPr>
          <w:rFonts w:hint="default" w:ascii="Source Sans Pro" w:hAnsi="Source Sans Pro" w:cs="Source Sans Pro"/>
          <w:i/>
          <w:iCs/>
          <w:color w:val="auto"/>
          <w:sz w:val="24"/>
          <w:szCs w:val="24"/>
          <w:lang w:val="en-US"/>
        </w:rPr>
        <w:t>ohun</w:t>
      </w:r>
      <w:r>
        <w:rPr>
          <w:rFonts w:hint="default" w:ascii="Source Sans Pro" w:hAnsi="Source Sans Pro" w:cs="Source Sans Pro"/>
          <w:color w:val="auto"/>
          <w:sz w:val="24"/>
          <w:szCs w:val="24"/>
        </w:rPr>
        <w:t xml:space="preserve"> allow users to run analysis in parallel (see </w:t>
      </w:r>
      <w:r>
        <w:rPr>
          <w:rStyle w:val="38"/>
          <w:rFonts w:hint="default" w:ascii="Source Sans Pro" w:hAnsi="Source Sans Pro" w:cs="Source Sans Pro"/>
          <w:color w:val="auto"/>
          <w:sz w:val="24"/>
          <w:szCs w:val="24"/>
        </w:rPr>
        <w:t>parallel</w:t>
      </w:r>
      <w:r>
        <w:rPr>
          <w:rFonts w:hint="default" w:ascii="Source Sans Pro" w:hAnsi="Source Sans Pro" w:cs="Source Sans Pro"/>
          <w:color w:val="auto"/>
          <w:sz w:val="24"/>
          <w:szCs w:val="24"/>
        </w:rPr>
        <w:t xml:space="preserve"> argument in those functions). Hence, a computer with several cores can help improve efficiency. </w:t>
      </w:r>
      <w:r>
        <w:rPr>
          <w:rFonts w:hint="default" w:ascii="Source Sans Pro" w:hAnsi="Source Sans Pro" w:cs="Source Sans Pro"/>
          <w:color w:val="auto"/>
          <w:sz w:val="24"/>
          <w:szCs w:val="24"/>
          <w:lang w:val="en-US"/>
        </w:rPr>
        <w:t>4</w:t>
      </w:r>
      <w:r>
        <w:rPr>
          <w:rFonts w:hint="default" w:ascii="Source Sans Pro" w:hAnsi="Source Sans Pro" w:cs="Source Sans Pro"/>
          <w:color w:val="auto"/>
          <w:sz w:val="24"/>
          <w:szCs w:val="24"/>
        </w:rPr>
        <w:t>. Try using a computer with lots of RAM or a computer cluster for working on large amounts of data.</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5</w:t>
      </w:r>
      <w:r>
        <w:rPr>
          <w:rFonts w:hint="default" w:ascii="Source Sans Pro" w:hAnsi="Source Sans Pro" w:cs="Source Sans Pro"/>
          <w:color w:val="auto"/>
          <w:sz w:val="24"/>
          <w:szCs w:val="24"/>
        </w:rPr>
        <w:t xml:space="preserve">. Sampling rate matters. Detecting sounds on low sampling rate files is faster, so we must avoid having Nyquist frequencies much higher than the highest frequency of the target sounds. Lastly, we underscore that these tips are not restricted to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and can also be helpful to speed up routines in other software packages.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pPr>
        <w:pStyle w:val="5"/>
        <w:rPr>
          <w:rFonts w:hint="default" w:ascii="Source Sans Pro" w:hAnsi="Source Sans Pro" w:cs="Source Sans Pro"/>
          <w:color w:val="auto"/>
          <w:sz w:val="24"/>
          <w:szCs w:val="24"/>
        </w:rPr>
      </w:pPr>
      <w:bookmarkStart w:id="10" w:name="acknowledgements"/>
      <w:r>
        <w:rPr>
          <w:rFonts w:hint="default" w:ascii="Source Sans Pro" w:hAnsi="Source Sans Pro" w:cs="Source Sans Pro"/>
          <w:color w:val="auto"/>
          <w:sz w:val="24"/>
          <w:szCs w:val="24"/>
        </w:rPr>
        <w:t>Acknowledgments</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color w:val="auto"/>
          <w:sz w:val="24"/>
          <w:szCs w:val="24"/>
        </w:rPr>
      </w:pPr>
      <w:bookmarkStart w:id="11" w:name="ethical-note"/>
      <w:r>
        <w:rPr>
          <w:rFonts w:hint="default" w:ascii="Source Sans Pro" w:hAnsi="Source Sans Pro" w:cs="Source Sans Pro"/>
          <w:color w:val="auto"/>
          <w:sz w:val="24"/>
          <w:szCs w:val="24"/>
        </w:rPr>
        <w:t>Ethical note</w:t>
      </w:r>
    </w:p>
    <w:p>
      <w:pPr>
        <w:pStyle w:val="26"/>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All sampling protocols followed guidelines approved by the American Society of Mammalogists for the capture, handling, and care of mammals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"ref-Sikes2016"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Sikes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2016</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color w:val="auto"/>
          <w:sz w:val="24"/>
          <w:szCs w:val="24"/>
        </w:rPr>
      </w:pPr>
      <w:bookmarkStart w:id="12" w:name="supporting-information"/>
      <w:r>
        <w:rPr>
          <w:rFonts w:hint="default" w:ascii="Source Sans Pro" w:hAnsi="Source Sans Pro" w:cs="Source Sans Pro"/>
          <w:color w:val="auto"/>
          <w:sz w:val="24"/>
          <w:szCs w:val="24"/>
        </w:rPr>
        <w:t>Supporting information</w:t>
      </w:r>
    </w:p>
    <w:p>
      <w:pPr>
        <w:keepNext w:val="0"/>
        <w:keepLines w:val="0"/>
        <w:widowControl/>
        <w:suppressLineNumbers w:val="0"/>
        <w:jc w:val="left"/>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Supplementary information associated with this article is available in </w:t>
      </w:r>
      <w:ins w:id="1736" w:author="m" w:date="2023-05-09T11:53:48Z">
        <w:r>
          <w:rPr>
            <w:rFonts w:hint="default" w:ascii="Source Sans Pro" w:hAnsi="Source Sans Pro" w:eastAsia="SimSun" w:cs="Source Sans Pro"/>
            <w:color w:val="auto"/>
            <w:lang w:eastAsia="zh-CN" w:bidi="ar"/>
            <w:rPrChange w:id="1737" w:author="m" w:date="2023-05-09T11:53:48Z">
              <w:rPr>
                <w:rFonts w:hint="default"/>
              </w:rPr>
            </w:rPrChange>
          </w:rPr>
          <w:t>https://doi.org/10.6084/m9.figshare.21675692.v6</w:t>
        </w:r>
      </w:ins>
      <w:del w:id="1738" w:author="m" w:date="2023-05-09T11:53:48Z">
        <w:r>
          <w:rPr>
            <w:rFonts w:hint="default" w:ascii="Source Sans Pro" w:hAnsi="Source Sans Pro" w:eastAsia="SimSun" w:cs="Source Sans Pro"/>
            <w:color w:val="auto"/>
            <w:kern w:val="0"/>
            <w:sz w:val="24"/>
            <w:szCs w:val="24"/>
            <w:lang w:val="en-US" w:eastAsia="zh-CN" w:bidi="ar"/>
          </w:rPr>
          <w:fldChar w:fldCharType="begin"/>
        </w:r>
      </w:del>
      <w:del w:id="1739" w:author="m" w:date="2023-05-09T11:53:48Z">
        <w:r>
          <w:rPr>
            <w:rFonts w:hint="default" w:ascii="Source Sans Pro" w:hAnsi="Source Sans Pro" w:eastAsia="SimSun" w:cs="Source Sans Pro"/>
            <w:color w:val="auto"/>
            <w:kern w:val="0"/>
            <w:sz w:val="24"/>
            <w:szCs w:val="24"/>
            <w:lang w:val="en-US" w:eastAsia="zh-CN" w:bidi="ar"/>
          </w:rPr>
          <w:delInstrText xml:space="preserve"> HYPERLINK "https://doi.org/10.6084/m9.figshare.21675692" \t "/home/m/Documents\\x/_blank" </w:delInstrText>
        </w:r>
      </w:del>
      <w:del w:id="1740" w:author="m" w:date="2023-05-09T11:53:48Z">
        <w:r>
          <w:rPr>
            <w:rFonts w:hint="default" w:ascii="Source Sans Pro" w:hAnsi="Source Sans Pro" w:eastAsia="SimSun" w:cs="Source Sans Pro"/>
            <w:color w:val="auto"/>
            <w:kern w:val="0"/>
            <w:sz w:val="24"/>
            <w:szCs w:val="24"/>
            <w:lang w:val="en-US" w:eastAsia="zh-CN" w:bidi="ar"/>
          </w:rPr>
          <w:fldChar w:fldCharType="separate"/>
        </w:r>
      </w:del>
      <w:del w:id="1741" w:author="m" w:date="2023-05-09T11:53:48Z">
        <w:r>
          <w:rPr>
            <w:rStyle w:val="22"/>
            <w:rFonts w:hint="default" w:ascii="Source Sans Pro" w:hAnsi="Source Sans Pro" w:eastAsia="SimSun" w:cs="Source Sans Pro"/>
            <w:color w:val="auto"/>
            <w:sz w:val="24"/>
            <w:szCs w:val="24"/>
            <w:lang w:eastAsia="zh-CN" w:bidi="ar"/>
            <w:rPrChange w:id="1742" w:author="m" w:date="2023-05-09T11:53:48Z">
              <w:rPr>
                <w:rStyle w:val="22"/>
                <w:rFonts w:hint="default" w:ascii="Source Sans Pro" w:hAnsi="Source Sans Pro" w:eastAsia="SimSun" w:cs="Source Sans Pro"/>
                <w:color w:val="auto"/>
                <w:sz w:val="24"/>
                <w:szCs w:val="24"/>
              </w:rPr>
            </w:rPrChange>
          </w:rPr>
          <w:delText>10.6084/m9.figshare.21675692</w:delText>
        </w:r>
      </w:del>
      <w:del w:id="1743" w:author="m" w:date="2023-05-09T11:53:48Z">
        <w:r>
          <w:rPr>
            <w:rFonts w:hint="default" w:ascii="Source Sans Pro" w:hAnsi="Source Sans Pro" w:eastAsia="SimSun" w:cs="Source Sans Pro"/>
            <w:color w:val="auto"/>
            <w:kern w:val="0"/>
            <w:sz w:val="24"/>
            <w:szCs w:val="24"/>
            <w:lang w:val="en-US" w:eastAsia="zh-CN" w:bidi="ar"/>
          </w:rPr>
          <w:fldChar w:fldCharType="end"/>
        </w:r>
      </w:del>
    </w:p>
    <w:p>
      <w:pPr>
        <w:pStyle w:val="3"/>
        <w:rPr>
          <w:rFonts w:hint="default" w:ascii="Source Sans Pro" w:hAnsi="Source Sans Pro" w:cs="Source Sans Pro"/>
          <w:b/>
          <w:bCs/>
          <w:color w:val="auto"/>
          <w:sz w:val="24"/>
          <w:szCs w:val="24"/>
        </w:rPr>
      </w:pPr>
      <w:r>
        <w:rPr>
          <w:rFonts w:hint="default" w:ascii="Source Sans Pro" w:hAnsi="Source Sans Pro" w:cs="Source Sans Pro"/>
          <w:b/>
          <w:bCs/>
          <w:color w:val="auto"/>
          <w:sz w:val="24"/>
          <w:szCs w:val="24"/>
        </w:rPr>
        <w:t>Author contribution</w:t>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Marcelo Araya-Salas, Gloriana Chaverri,  Alejandro Rico-Guevara,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 conceived the ideas and designed methods; Marcelo Araya-Salas, Gloriana Chaverri and Grace Smith-Vidaurre collected the data;  Marcelo Araya-Salas, Grace Smith-Vidaurre,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analysed the data;  Marcelo Araya-Salas, Alejandro Rico-Guevara led the writing of the manuscript. All authors contributed critically to the drafts and gave final approval for publication.</w:t>
      </w:r>
    </w:p>
    <w:p>
      <w:pPr>
        <w:pStyle w:val="26"/>
        <w:rPr>
          <w:rFonts w:hint="default" w:ascii="Source Sans Pro" w:hAnsi="Source Sans Pro" w:cs="Source Sans Pro"/>
          <w:color w:val="auto"/>
          <w:sz w:val="24"/>
          <w:szCs w:val="24"/>
        </w:rPr>
      </w:pPr>
    </w:p>
    <w:bookmarkEnd w:id="9"/>
    <w:bookmarkEnd w:id="12"/>
    <w:p>
      <w:pPr>
        <w:pStyle w:val="4"/>
        <w:rPr>
          <w:rFonts w:hint="default" w:ascii="Source Sans Pro" w:hAnsi="Source Sans Pro" w:cs="Source Sans Pro"/>
          <w:b/>
          <w:bCs/>
          <w:i w:val="0"/>
          <w:iCs w:val="0"/>
          <w:color w:val="auto"/>
          <w:sz w:val="24"/>
          <w:szCs w:val="24"/>
          <w:lang w:val="es-CR"/>
        </w:rPr>
      </w:pPr>
      <w:bookmarkStart w:id="13" w:name="references"/>
      <w:r>
        <w:rPr>
          <w:rFonts w:hint="default" w:ascii="Source Sans Pro" w:hAnsi="Source Sans Pro" w:cs="Source Sans Pro"/>
          <w:b/>
          <w:bCs/>
          <w:i w:val="0"/>
          <w:iCs w:val="0"/>
          <w:color w:val="auto"/>
          <w:sz w:val="24"/>
          <w:szCs w:val="24"/>
          <w:lang w:val="es-CR"/>
        </w:rPr>
        <w:t>References</w:t>
      </w:r>
    </w:p>
    <w:p>
      <w:pPr>
        <w:pStyle w:val="30"/>
        <w:rPr>
          <w:rFonts w:hint="default" w:ascii="Source Sans Pro" w:hAnsi="Source Sans Pro" w:cs="Source Sans Pro"/>
          <w:b w:val="0"/>
          <w:bCs w:val="0"/>
          <w:i w:val="0"/>
          <w:iCs w:val="0"/>
          <w:color w:val="auto"/>
          <w:sz w:val="24"/>
          <w:szCs w:val="24"/>
          <w:lang w:val="es-CR"/>
        </w:rPr>
      </w:pPr>
      <w:bookmarkStart w:id="14" w:name="ref-aide2013"/>
      <w:bookmarkStart w:id="15" w:name="refs"/>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lang w:val="es-CR"/>
        </w:rPr>
        <w:t xml:space="preserve">Aide, T.M., Corrada-Bravo, C., Campos-Cerqueira, M., Milan, C., Vega, G. &amp; Alvarez, R. (2013).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lang w:val="es-CR"/>
        </w:rPr>
        <w:instrText xml:space="preserve">HYPERLINK "https://doi.org/10.7717/PEERJ.103" \h</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Real-time bioacoustics monitoring and automated species identification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PeerJ, 2013.</w:t>
      </w:r>
    </w:p>
    <w:bookmarkEnd w:id="14"/>
    <w:p>
      <w:pPr>
        <w:pStyle w:val="30"/>
        <w:ind w:left="480" w:leftChars="0" w:hanging="480" w:hangingChars="200"/>
        <w:rPr>
          <w:rFonts w:hint="default" w:ascii="Source Sans Pro" w:hAnsi="Source Sans Pro" w:cs="Source Sans Pro"/>
          <w:b w:val="0"/>
          <w:bCs w:val="0"/>
          <w:i w:val="0"/>
          <w:iCs w:val="0"/>
          <w:color w:val="auto"/>
          <w:sz w:val="24"/>
          <w:szCs w:val="24"/>
        </w:rPr>
      </w:pPr>
      <w:bookmarkStart w:id="16" w:name="ref-Araya-Salas2017e"/>
      <w:r>
        <w:rPr>
          <w:rFonts w:hint="default" w:ascii="Source Sans Pro" w:hAnsi="Source Sans Pro" w:cs="Source Sans Pro"/>
          <w:b w:val="0"/>
          <w:bCs w:val="0"/>
          <w:i w:val="0"/>
          <w:iCs w:val="0"/>
          <w:color w:val="auto"/>
          <w:sz w:val="24"/>
          <w:szCs w:val="24"/>
        </w:rPr>
        <w:t>Araya-Salas, M. (2020). Rraven: Connecting r and raven bioacoustic software. R package version 1.0.9.</w:t>
      </w:r>
    </w:p>
    <w:bookmarkEnd w:id="16"/>
    <w:p>
      <w:pPr>
        <w:pStyle w:val="30"/>
        <w:ind w:left="480" w:leftChars="0" w:hanging="480" w:hangingChars="200"/>
        <w:rPr>
          <w:rFonts w:hint="default" w:ascii="Source Sans Pro" w:hAnsi="Source Sans Pro" w:cs="Source Sans Pro"/>
          <w:b w:val="0"/>
          <w:bCs w:val="0"/>
          <w:i w:val="0"/>
          <w:iCs w:val="0"/>
          <w:color w:val="auto"/>
          <w:sz w:val="24"/>
          <w:szCs w:val="24"/>
        </w:rPr>
      </w:pPr>
      <w:bookmarkStart w:id="17" w:name="ref-Araya-Salas2017f"/>
      <w:r>
        <w:rPr>
          <w:rFonts w:hint="default" w:ascii="Source Sans Pro" w:hAnsi="Source Sans Pro" w:cs="Source Sans Pro"/>
          <w:b w:val="0"/>
          <w:bCs w:val="0"/>
          <w:i w:val="0"/>
          <w:iCs w:val="0"/>
          <w:color w:val="auto"/>
          <w:sz w:val="24"/>
          <w:szCs w:val="24"/>
        </w:rPr>
        <w:t xml:space="preserve">Araya-Salas, M. &amp; Smith-Vidaurre, G. (2017). warbleR: An r package to streamline analysis of animal acoustic signals. Methods in Ecology and Evolution, 8, 184–191. </w:t>
      </w:r>
    </w:p>
    <w:bookmarkEnd w:id="17"/>
    <w:p>
      <w:pPr>
        <w:pStyle w:val="30"/>
        <w:ind w:left="480" w:leftChars="0" w:hanging="480" w:hangingChars="200"/>
        <w:rPr>
          <w:rFonts w:hint="default" w:ascii="Source Sans Pro" w:hAnsi="Source Sans Pro" w:cs="Source Sans Pro"/>
          <w:b w:val="0"/>
          <w:bCs w:val="0"/>
          <w:i w:val="0"/>
          <w:iCs w:val="0"/>
          <w:color w:val="auto"/>
          <w:sz w:val="24"/>
          <w:szCs w:val="24"/>
        </w:rPr>
      </w:pPr>
      <w:bookmarkStart w:id="18" w:name="ref-balantic2020"/>
      <w:r>
        <w:rPr>
          <w:rFonts w:hint="default" w:ascii="Source Sans Pro" w:hAnsi="Source Sans Pro" w:cs="Source Sans Pro"/>
          <w:b w:val="0"/>
          <w:bCs w:val="0"/>
          <w:i w:val="0"/>
          <w:iCs w:val="0"/>
          <w:color w:val="auto"/>
          <w:sz w:val="24"/>
          <w:szCs w:val="24"/>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Blumstein, D.T., Mennill, D.J., Clemins, P., Girod, L., Yao, K., Patricelli, G., Deppe, J.L., Krakauer, A.H., Clark, C., Cortopassi, K.A., Hanser, S.F., Mccowan, B., Ali, A.M. &amp; Kirschel, A.N.G.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"https://doi.org/10.1111/j.1365-2664.2011.01993.x"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Acoustic monitoring in terrestrial environments using microphone arrays: Applications, technological considerations and prospectus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Journal of Applied Ecology, 48, 758–767.</w:t>
      </w:r>
    </w:p>
    <w:bookmarkEnd w:id="19"/>
    <w:p>
      <w:pPr>
        <w:pStyle w:val="30"/>
        <w:ind w:left="480" w:leftChars="0" w:hanging="480" w:hangingChars="200"/>
        <w:rPr>
          <w:rFonts w:hint="default" w:ascii="Source Sans Pro" w:hAnsi="Source Sans Pro" w:cs="Source Sans Pro"/>
          <w:b w:val="0"/>
          <w:bCs w:val="0"/>
          <w:i w:val="0"/>
          <w:iCs w:val="0"/>
          <w:color w:val="auto"/>
          <w:sz w:val="24"/>
          <w:szCs w:val="24"/>
        </w:rPr>
      </w:pPr>
      <w:bookmarkStart w:id="20" w:name="ref-bohnslav2021"/>
      <w:r>
        <w:rPr>
          <w:rFonts w:hint="default" w:ascii="Source Sans Pro" w:hAnsi="Source Sans Pro" w:cs="Source Sans Pro"/>
          <w:b w:val="0"/>
          <w:bCs w:val="0"/>
          <w:i w:val="0"/>
          <w:iCs w:val="0"/>
          <w:color w:val="auto"/>
          <w:sz w:val="24"/>
          <w:szCs w:val="24"/>
        </w:rPr>
        <w:t xml:space="preserve">Bohnslav, J.P., Wimalasena, N.K., Clausing, K.J., Dai, Y.Y., Yarmolinsky, D.A., Cruz, T., Kashlan, A.D., Chiappe, M.E., Orefice, L.L., Woolf, C.J. &amp; Harvey, C.D.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"https://doi.org/10.7554/ELIFE.63377"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DeepEthogram, a machine learning pipeline for supervised behavior classification from raw pixels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eLife, 10.</w:t>
      </w:r>
    </w:p>
    <w:bookmarkEnd w:id="20"/>
    <w:p>
      <w:pPr>
        <w:pStyle w:val="30"/>
        <w:ind w:left="480" w:leftChars="0" w:hanging="480" w:hangingChars="200"/>
        <w:rPr>
          <w:rFonts w:hint="default" w:ascii="Source Sans Pro" w:hAnsi="Source Sans Pro" w:cs="Source Sans Pro"/>
          <w:b w:val="0"/>
          <w:bCs w:val="0"/>
          <w:i w:val="0"/>
          <w:iCs w:val="0"/>
          <w:color w:val="auto"/>
          <w:sz w:val="24"/>
          <w:szCs w:val="24"/>
        </w:rPr>
      </w:pPr>
      <w:bookmarkStart w:id="21" w:name="ref-Burgdorf2011"/>
      <w:r>
        <w:rPr>
          <w:rFonts w:hint="default" w:ascii="Source Sans Pro" w:hAnsi="Source Sans Pro" w:cs="Source Sans Pro"/>
          <w:b w:val="0"/>
          <w:bCs w:val="0"/>
          <w:i w:val="0"/>
          <w:iCs w:val="0"/>
          <w:color w:val="auto"/>
          <w:sz w:val="24"/>
          <w:szCs w:val="24"/>
        </w:rPr>
        <w:t xml:space="preserve">Burgdorf, J., Panksepp, J. &amp; Moskal, J.R.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"https://doi.org/10.1016/j.neubiorev.2010.11.011"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Frequency-modulated 50kHz ultrasonic vocalizations: A tool for uncovering the molecular substrates of positive affect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Neuroscience and Biobehavioral Reviews, 35, 1831–1836.</w:t>
      </w:r>
    </w:p>
    <w:bookmarkEnd w:id="21"/>
    <w:p>
      <w:pPr>
        <w:pStyle w:val="30"/>
        <w:ind w:left="480" w:leftChars="0" w:hanging="480" w:hangingChars="200"/>
        <w:rPr>
          <w:rFonts w:hint="default" w:ascii="Source Sans Pro" w:hAnsi="Source Sans Pro" w:cs="Source Sans Pro"/>
          <w:b w:val="0"/>
          <w:bCs w:val="0"/>
          <w:i w:val="0"/>
          <w:iCs w:val="0"/>
          <w:color w:val="auto"/>
          <w:sz w:val="24"/>
          <w:szCs w:val="24"/>
        </w:rPr>
      </w:pPr>
      <w:bookmarkStart w:id="22" w:name="ref-Charif2010"/>
      <w:r>
        <w:rPr>
          <w:rFonts w:hint="default" w:ascii="Source Sans Pro" w:hAnsi="Source Sans Pro" w:cs="Source Sans Pro"/>
          <w:b w:val="0"/>
          <w:bCs w:val="0"/>
          <w:i w:val="0"/>
          <w:iCs w:val="0"/>
          <w:color w:val="auto"/>
          <w:sz w:val="24"/>
          <w:szCs w:val="24"/>
        </w:rPr>
        <w:t>Csardi G, Nepusz T (2006). The igraph software package for complex network research. InterJournal, Complex Systems, 1695.</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Charif, R., Waack, A. &amp; Strickman, L. (2010). Raven pro 1.4 user’s manual. Cornell Lab of Ornithology.</w:t>
      </w:r>
    </w:p>
    <w:bookmarkEnd w:id="22"/>
    <w:p>
      <w:pPr>
        <w:pStyle w:val="30"/>
        <w:ind w:left="480" w:leftChars="0" w:hanging="480" w:hangingChars="200"/>
        <w:rPr>
          <w:rFonts w:hint="default" w:ascii="Source Sans Pro" w:hAnsi="Source Sans Pro" w:cs="Source Sans Pro"/>
          <w:b w:val="0"/>
          <w:bCs w:val="0"/>
          <w:i w:val="0"/>
          <w:iCs w:val="0"/>
          <w:color w:val="auto"/>
          <w:sz w:val="24"/>
          <w:szCs w:val="24"/>
        </w:rPr>
      </w:pPr>
      <w:bookmarkStart w:id="23" w:name="ref-Chaverri2010b"/>
      <w:r>
        <w:rPr>
          <w:rFonts w:hint="default" w:ascii="Source Sans Pro" w:hAnsi="Source Sans Pro" w:cs="Source Sans Pro"/>
          <w:b w:val="0"/>
          <w:bCs w:val="0"/>
          <w:i w:val="0"/>
          <w:iCs w:val="0"/>
          <w:color w:val="auto"/>
          <w:sz w:val="24"/>
          <w:szCs w:val="24"/>
        </w:rPr>
        <w:t xml:space="preserve">Chaverri, G., Gillam, E.H. &amp; Vonhof, M.J. (2010).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"https://doi.org/10.1098/rsbl.2009.0964"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Social calls used by a leaf-roosting bat to signal location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Biology Letters, 6, 441–444.</w:t>
      </w:r>
    </w:p>
    <w:bookmarkEnd w:id="23"/>
    <w:p>
      <w:pPr>
        <w:pStyle w:val="30"/>
        <w:ind w:left="480" w:leftChars="0" w:hanging="480" w:hangingChars="200"/>
        <w:rPr>
          <w:ins w:id="1744" w:author="marcelo" w:date="2023-05-09T19:32:48Z"/>
          <w:rFonts w:hint="default" w:ascii="Source Sans Pro" w:hAnsi="Source Sans Pro" w:cs="Source Sans Pro"/>
          <w:b w:val="0"/>
          <w:bCs w:val="0"/>
          <w:i w:val="0"/>
          <w:iCs w:val="0"/>
          <w:color w:val="auto"/>
          <w:sz w:val="24"/>
          <w:szCs w:val="24"/>
        </w:rPr>
      </w:pPr>
      <w:bookmarkStart w:id="24" w:name="ref-gibb2019"/>
      <w:r>
        <w:rPr>
          <w:rFonts w:hint="default" w:ascii="Source Sans Pro" w:hAnsi="Source Sans Pro" w:cs="Source Sans Pro"/>
          <w:b w:val="0"/>
          <w:bCs w:val="0"/>
          <w:i w:val="0"/>
          <w:iCs w:val="0"/>
          <w:color w:val="auto"/>
          <w:sz w:val="24"/>
          <w:szCs w:val="24"/>
        </w:rPr>
        <w:t xml:space="preserve">Gibb, R., Browning, E., Glover-Kapfer, P., Jones, K.E. &amp; Jones, C.E.K. (2019). Emerging opportunities and challenges for passive acoustics in ecological assessment and monitoring. Wiley Online Library, 10, 169–185. </w:t>
      </w:r>
    </w:p>
    <w:p>
      <w:pPr>
        <w:pStyle w:val="30"/>
        <w:ind w:left="480" w:leftChars="0" w:hanging="480" w:hangingChars="200"/>
        <w:rPr>
          <w:rFonts w:hint="default" w:ascii="Source Sans Pro" w:hAnsi="Source Sans Pro" w:cs="Source Sans Pro"/>
          <w:b w:val="0"/>
          <w:bCs w:val="0"/>
          <w:i w:val="0"/>
          <w:iCs w:val="0"/>
          <w:color w:val="auto"/>
          <w:sz w:val="24"/>
          <w:szCs w:val="24"/>
        </w:rPr>
      </w:pPr>
      <w:ins w:id="1745" w:author="marcelo" w:date="2023-05-09T19:32:53Z">
        <w:r>
          <w:rPr>
            <w:rFonts w:hint="default" w:ascii="Source Sans Pro" w:hAnsi="Source Sans Pro" w:cs="Source Sans Pro"/>
            <w:color w:val="auto"/>
            <w:rPrChange w:id="1746" w:author="marcelo" w:date="2023-05-09T19:32:53Z">
              <w:rPr>
                <w:rFonts w:hint="default"/>
              </w:rPr>
            </w:rPrChange>
          </w:rPr>
          <w:t>Goldberg, A. V., &amp; Tarjan, R. E. (1988). A new approach to the maximum-flow problem. Journal of the ACM (JACM), 35(4), 921-940.</w:t>
        </w:r>
      </w:ins>
    </w:p>
    <w:bookmarkEnd w:id="24"/>
    <w:p>
      <w:pPr>
        <w:pStyle w:val="30"/>
        <w:ind w:left="480" w:leftChars="0" w:hanging="480" w:hangingChars="200"/>
        <w:rPr>
          <w:rFonts w:hint="default" w:ascii="Source Sans Pro" w:hAnsi="Source Sans Pro" w:cs="Source Sans Pro"/>
          <w:b w:val="0"/>
          <w:bCs w:val="0"/>
          <w:i w:val="0"/>
          <w:iCs w:val="0"/>
          <w:color w:val="auto"/>
          <w:sz w:val="24"/>
          <w:szCs w:val="24"/>
        </w:rPr>
      </w:pPr>
      <w:bookmarkStart w:id="25" w:name="ref-gew2019"/>
      <w:r>
        <w:rPr>
          <w:rFonts w:hint="default" w:ascii="Source Sans Pro" w:hAnsi="Source Sans Pro" w:cs="Source Sans Pro"/>
          <w:b w:val="0"/>
          <w:bCs w:val="0"/>
          <w:i w:val="0"/>
          <w:iCs w:val="0"/>
          <w:color w:val="auto"/>
          <w:sz w:val="24"/>
          <w:szCs w:val="24"/>
        </w:rPr>
        <w:t xml:space="preserve">Gwee, C., Eaton, J., Garg, K. &amp; Alström, P. (2019). Cryptic diversity in cyornis (aves: Muscicapidae) jungle-flycatchers flagged by simple bioacoustic approaches. Zoological Journal, 186. </w:t>
      </w:r>
    </w:p>
    <w:bookmarkEnd w:id="25"/>
    <w:p>
      <w:pPr>
        <w:pStyle w:val="30"/>
        <w:ind w:left="480" w:leftChars="0" w:hanging="480" w:hangingChars="200"/>
        <w:rPr>
          <w:rFonts w:hint="default" w:ascii="Source Sans Pro" w:hAnsi="Source Sans Pro" w:cs="Source Sans Pro"/>
          <w:b w:val="0"/>
          <w:bCs w:val="0"/>
          <w:i w:val="0"/>
          <w:iCs w:val="0"/>
          <w:color w:val="auto"/>
          <w:sz w:val="24"/>
          <w:szCs w:val="24"/>
        </w:rPr>
      </w:pPr>
      <w:bookmarkStart w:id="26" w:name="ref-Hafner2015"/>
      <w:r>
        <w:rPr>
          <w:rFonts w:hint="default" w:ascii="Source Sans Pro" w:hAnsi="Source Sans Pro" w:cs="Source Sans Pro"/>
          <w:b w:val="0"/>
          <w:bCs w:val="0"/>
          <w:i w:val="0"/>
          <w:iCs w:val="0"/>
          <w:color w:val="auto"/>
          <w:sz w:val="24"/>
          <w:szCs w:val="24"/>
        </w:rPr>
        <w:t>Hafner, S. &amp; Katz, J. (2015). monitoR: Acoustic template detection in r. R package version 1.0.3.</w:t>
      </w:r>
    </w:p>
    <w:bookmarkEnd w:id="26"/>
    <w:p>
      <w:pPr>
        <w:pStyle w:val="30"/>
        <w:ind w:left="480" w:leftChars="0" w:hanging="480" w:hangingChars="200"/>
        <w:rPr>
          <w:rFonts w:hint="default" w:ascii="Source Sans Pro" w:hAnsi="Source Sans Pro" w:cs="Source Sans Pro"/>
          <w:b w:val="0"/>
          <w:bCs w:val="0"/>
          <w:i w:val="0"/>
          <w:iCs w:val="0"/>
          <w:color w:val="auto"/>
          <w:sz w:val="24"/>
          <w:szCs w:val="24"/>
        </w:rPr>
      </w:pPr>
      <w:bookmarkStart w:id="27" w:name="ref-hossin2015"/>
      <w:r>
        <w:rPr>
          <w:rFonts w:hint="default" w:ascii="Source Sans Pro" w:hAnsi="Source Sans Pro" w:cs="Source Sans Pro"/>
          <w:b w:val="0"/>
          <w:bCs w:val="0"/>
          <w:i w:val="0"/>
          <w:iCs w:val="0"/>
          <w:color w:val="auto"/>
          <w:sz w:val="24"/>
          <w:szCs w:val="24"/>
        </w:rPr>
        <w:t>Hossin, M. &amp; Sulaiman, M. (2015). A review on evaluation metrics for data classification evaluations. International Journal of Data Mining. 5.2 (2015): 1.</w:t>
      </w:r>
    </w:p>
    <w:bookmarkEnd w:id="27"/>
    <w:p>
      <w:pPr>
        <w:pStyle w:val="30"/>
        <w:ind w:left="480" w:leftChars="0" w:hanging="480" w:hangingChars="200"/>
        <w:rPr>
          <w:rFonts w:hint="default" w:ascii="Source Sans Pro" w:hAnsi="Source Sans Pro" w:cs="Source Sans Pro"/>
          <w:b w:val="0"/>
          <w:bCs w:val="0"/>
          <w:i w:val="0"/>
          <w:iCs w:val="0"/>
          <w:color w:val="auto"/>
          <w:sz w:val="24"/>
          <w:szCs w:val="24"/>
        </w:rPr>
      </w:pPr>
      <w:bookmarkStart w:id="28" w:name="ref-hsu2021"/>
      <w:r>
        <w:rPr>
          <w:rFonts w:hint="default" w:ascii="Source Sans Pro" w:hAnsi="Source Sans Pro" w:cs="Source Sans Pro"/>
          <w:b w:val="0"/>
          <w:bCs w:val="0"/>
          <w:i w:val="0"/>
          <w:iCs w:val="0"/>
          <w:color w:val="auto"/>
          <w:sz w:val="24"/>
          <w:szCs w:val="24"/>
        </w:rPr>
        <w:t xml:space="preserve">Hsu, A. &amp; Yttri, E. (2021). B-SOiD, an open-source unsupervised algorithm for identification and fast prediction of behaviors. Nature Communications. </w:t>
      </w:r>
      <w:bookmarkEnd w:id="28"/>
      <w:bookmarkStart w:id="29" w:name="ref-knight2017"/>
      <w:r>
        <w:rPr>
          <w:rFonts w:hint="default" w:ascii="Source Sans Pro" w:hAnsi="Source Sans Pro" w:cs="Source Sans Pro"/>
          <w:b w:val="0"/>
          <w:bCs w:val="0"/>
          <w:i w:val="0"/>
          <w:iCs w:val="0"/>
          <w:color w:val="auto"/>
          <w:sz w:val="24"/>
          <w:szCs w:val="24"/>
        </w:rPr>
        <w:t>12.1 (2021): 1-13.</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Knight, E.C., Hannah, K.C., Foley, G.J., Scott, C.D., Brigham, R.M. &amp; Bayne, E.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"https://doi.org/10.5751/ACE-01114-120214"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Recommendations for acoustic recognizer performance assessment with application to five common automated signal recognition programs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Avian Conservation and Ecology, 12.</w:t>
      </w:r>
    </w:p>
    <w:bookmarkEnd w:id="29"/>
    <w:p>
      <w:pPr>
        <w:pStyle w:val="30"/>
        <w:ind w:left="480" w:leftChars="0" w:hanging="480" w:hangingChars="200"/>
        <w:rPr>
          <w:rFonts w:hint="default" w:ascii="Source Sans Pro" w:hAnsi="Source Sans Pro" w:cs="Source Sans Pro"/>
          <w:b w:val="0"/>
          <w:bCs w:val="0"/>
          <w:i w:val="0"/>
          <w:iCs w:val="0"/>
          <w:color w:val="auto"/>
          <w:sz w:val="24"/>
          <w:szCs w:val="24"/>
          <w:lang w:val="en-US"/>
        </w:rPr>
      </w:pPr>
      <w:bookmarkStart w:id="30" w:name="ref-Kohler2017"/>
      <w:r>
        <w:rPr>
          <w:rFonts w:hint="default" w:ascii="Source Sans Pro" w:hAnsi="Source Sans Pro" w:cs="Source Sans Pro"/>
          <w:b w:val="0"/>
          <w:bCs w:val="0"/>
          <w:i w:val="0"/>
          <w:iCs w:val="0"/>
          <w:color w:val="auto"/>
          <w:sz w:val="24"/>
          <w:szCs w:val="24"/>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"https://doi.org/10.11646/zootaxa.4251.1.1"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use of bioacoustics in anuran taxonomy: Theory, terminology, methods and recommendations for best practice</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w:t>
      </w:r>
      <w:r>
        <w:rPr>
          <w:rFonts w:hint="default" w:ascii="Source Sans Pro" w:hAnsi="Source Sans Pro" w:cs="Source Sans Pro"/>
          <w:b w:val="0"/>
          <w:bCs w:val="0"/>
          <w:i w:val="0"/>
          <w:iCs w:val="0"/>
          <w:color w:val="auto"/>
          <w:sz w:val="24"/>
          <w:szCs w:val="24"/>
          <w:lang w:val="en-US"/>
        </w:rPr>
        <w:t xml:space="preserve"> Zootaxa 4251.1 (2017): 1-124.</w:t>
      </w:r>
    </w:p>
    <w:bookmarkEnd w:id="30"/>
    <w:p>
      <w:pPr>
        <w:pStyle w:val="30"/>
        <w:ind w:left="480" w:leftChars="0" w:hanging="480" w:hangingChars="200"/>
        <w:rPr>
          <w:rFonts w:hint="default" w:ascii="Source Sans Pro" w:hAnsi="Source Sans Pro" w:cs="Source Sans Pro"/>
          <w:b w:val="0"/>
          <w:bCs w:val="0"/>
          <w:i w:val="0"/>
          <w:iCs w:val="0"/>
          <w:color w:val="auto"/>
          <w:sz w:val="24"/>
          <w:szCs w:val="24"/>
        </w:rPr>
      </w:pPr>
      <w:bookmarkStart w:id="31" w:name="ref-Medina-Garcia2015a"/>
      <w:r>
        <w:rPr>
          <w:rFonts w:hint="default" w:ascii="Source Sans Pro" w:hAnsi="Source Sans Pro" w:cs="Source Sans Pro"/>
          <w:b w:val="0"/>
          <w:bCs w:val="0"/>
          <w:i w:val="0"/>
          <w:iCs w:val="0"/>
          <w:color w:val="auto"/>
          <w:sz w:val="24"/>
          <w:szCs w:val="24"/>
        </w:rPr>
        <w:t>Lostanlen V, Salamon J, Farnsworth A, Kelling S, Bello JP (2019)</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Robust sound event detection in bioacoustic sensor networks. PLoS ONE 14(10): e0214168. </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Medina-García, A., Araya-Salas, M. &amp; Wright, T.F. (2015). Does vocal learning accelerate acoustic diversification? Evolution of contact calls in neotropical parrots. Journal of Evolutionary Biology, 28, 1782–1792. </w:t>
      </w:r>
    </w:p>
    <w:bookmarkEnd w:id="31"/>
    <w:p>
      <w:pPr>
        <w:pStyle w:val="30"/>
        <w:ind w:left="480" w:leftChars="0" w:hanging="480" w:hangingChars="200"/>
        <w:rPr>
          <w:rFonts w:hint="default" w:ascii="Source Sans Pro" w:hAnsi="Source Sans Pro" w:cs="Source Sans Pro"/>
          <w:b w:val="0"/>
          <w:bCs w:val="0"/>
          <w:i w:val="0"/>
          <w:iCs w:val="0"/>
          <w:color w:val="auto"/>
          <w:sz w:val="24"/>
          <w:szCs w:val="24"/>
        </w:rPr>
      </w:pPr>
      <w:bookmarkStart w:id="32" w:name="ref-mellinger2000"/>
      <w:r>
        <w:rPr>
          <w:rFonts w:hint="default" w:ascii="Source Sans Pro" w:hAnsi="Source Sans Pro" w:cs="Source Sans Pro"/>
          <w:b w:val="0"/>
          <w:bCs w:val="0"/>
          <w:i w:val="0"/>
          <w:iCs w:val="0"/>
          <w:color w:val="auto"/>
          <w:sz w:val="24"/>
          <w:szCs w:val="24"/>
        </w:rPr>
        <w:t xml:space="preserve">Mellinger, D.K. &amp; Clark, C.W. (2000).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"https://doi.org/10.1121/1.429434"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Recognizing transient low-frequency whale sounds by spectrogram correlation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The Journal of the Acoustical Society of America, 107, 3518–3529.</w:t>
      </w:r>
    </w:p>
    <w:bookmarkEnd w:id="32"/>
    <w:p>
      <w:pPr>
        <w:pStyle w:val="30"/>
        <w:ind w:left="480" w:leftChars="0" w:hanging="480" w:hangingChars="200"/>
        <w:rPr>
          <w:rFonts w:hint="default" w:ascii="Source Sans Pro" w:hAnsi="Source Sans Pro" w:cs="Source Sans Pro"/>
          <w:b w:val="0"/>
          <w:bCs w:val="0"/>
          <w:i w:val="0"/>
          <w:iCs w:val="0"/>
          <w:color w:val="auto"/>
          <w:sz w:val="24"/>
          <w:szCs w:val="24"/>
        </w:rPr>
      </w:pPr>
      <w:bookmarkStart w:id="33" w:name="ref-Odom2021"/>
      <w:r>
        <w:rPr>
          <w:rFonts w:hint="default" w:ascii="Source Sans Pro" w:hAnsi="Source Sans Pro" w:cs="Source Sans Pro"/>
          <w:b w:val="0"/>
          <w:bCs w:val="0"/>
          <w:i w:val="0"/>
          <w:iCs w:val="0"/>
          <w:color w:val="auto"/>
          <w:sz w:val="24"/>
          <w:szCs w:val="24"/>
        </w:rPr>
        <w:t>Mesaros</w:t>
      </w:r>
      <w:r>
        <w:rPr>
          <w:rFonts w:hint="default" w:ascii="Source Sans Pro" w:hAnsi="Source Sans Pro" w:cs="Source Sans Pro"/>
          <w:b w:val="0"/>
          <w:bCs w:val="0"/>
          <w:i w:val="0"/>
          <w:iCs w:val="0"/>
          <w:color w:val="auto"/>
          <w:sz w:val="24"/>
          <w:szCs w:val="24"/>
          <w:lang w:val="en-US"/>
        </w:rPr>
        <w:t xml:space="preserve"> A</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T </w:t>
      </w:r>
      <w:r>
        <w:rPr>
          <w:rFonts w:hint="default" w:ascii="Source Sans Pro" w:hAnsi="Source Sans Pro" w:cs="Source Sans Pro"/>
          <w:b w:val="0"/>
          <w:bCs w:val="0"/>
          <w:i w:val="0"/>
          <w:iCs w:val="0"/>
          <w:color w:val="auto"/>
          <w:sz w:val="24"/>
          <w:szCs w:val="24"/>
        </w:rPr>
        <w:t xml:space="preserve">Heittola, </w:t>
      </w:r>
      <w:r>
        <w:rPr>
          <w:rFonts w:hint="default" w:ascii="Source Sans Pro" w:hAnsi="Source Sans Pro" w:cs="Source Sans Pro"/>
          <w:b w:val="0"/>
          <w:bCs w:val="0"/>
          <w:i w:val="0"/>
          <w:iCs w:val="0"/>
          <w:color w:val="auto"/>
          <w:sz w:val="24"/>
          <w:szCs w:val="24"/>
          <w:lang w:val="en-US"/>
        </w:rPr>
        <w:t xml:space="preserve">&amp; T. </w:t>
      </w:r>
      <w:r>
        <w:rPr>
          <w:rFonts w:hint="default" w:ascii="Source Sans Pro" w:hAnsi="Source Sans Pro" w:cs="Source Sans Pro"/>
          <w:b w:val="0"/>
          <w:bCs w:val="0"/>
          <w:i w:val="0"/>
          <w:iCs w:val="0"/>
          <w:color w:val="auto"/>
          <w:sz w:val="24"/>
          <w:szCs w:val="24"/>
        </w:rPr>
        <w:t>Virtanen</w:t>
      </w:r>
      <w:r>
        <w:rPr>
          <w:rFonts w:hint="default" w:ascii="Source Sans Pro" w:hAnsi="Source Sans Pro" w:cs="Source Sans Pro"/>
          <w:b w:val="0"/>
          <w:bCs w:val="0"/>
          <w:i w:val="0"/>
          <w:iCs w:val="0"/>
          <w:color w:val="auto"/>
          <w:sz w:val="24"/>
          <w:szCs w:val="24"/>
          <w:lang w:val="en-US"/>
        </w:rPr>
        <w:t>. (2016).</w:t>
      </w:r>
      <w:r>
        <w:rPr>
          <w:rFonts w:hint="default" w:ascii="Source Sans Pro" w:hAnsi="Source Sans Pro" w:cs="Source Sans Pro"/>
          <w:b w:val="0"/>
          <w:bCs w:val="0"/>
          <w:i w:val="0"/>
          <w:iCs w:val="0"/>
          <w:color w:val="auto"/>
          <w:sz w:val="24"/>
          <w:szCs w:val="24"/>
        </w:rPr>
        <w:t xml:space="preserve"> Metrics for polyphonic sound event detection</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Applied Sciences, 6(6):162, 2016</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"https://doi.org/10.1111/brv.12695"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Comparative bioacoustics: A roadmap for quantifying and comparing animal sounds across diverse taxa</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Biological Reviews, 96, 1135–1159.</w:t>
      </w:r>
    </w:p>
    <w:bookmarkEnd w:id="33"/>
    <w:p>
      <w:pPr>
        <w:pStyle w:val="30"/>
        <w:ind w:left="480" w:leftChars="0" w:hanging="480" w:hangingChars="200"/>
        <w:rPr>
          <w:rFonts w:hint="default" w:ascii="Source Sans Pro" w:hAnsi="Source Sans Pro" w:cs="Source Sans Pro"/>
          <w:b w:val="0"/>
          <w:bCs w:val="0"/>
          <w:i w:val="0"/>
          <w:iCs w:val="0"/>
          <w:color w:val="auto"/>
          <w:sz w:val="24"/>
          <w:szCs w:val="24"/>
        </w:rPr>
      </w:pPr>
      <w:bookmarkStart w:id="34" w:name="ref-Sikes2016"/>
      <w:r>
        <w:rPr>
          <w:rFonts w:hint="default" w:ascii="Source Sans Pro" w:hAnsi="Source Sans Pro" w:cs="Source Sans Pro"/>
          <w:b w:val="0"/>
          <w:bCs w:val="0"/>
          <w:i w:val="0"/>
          <w:iCs w:val="0"/>
          <w:color w:val="auto"/>
          <w:sz w:val="24"/>
          <w:szCs w:val="24"/>
        </w:rPr>
        <w:t xml:space="preserve">Schöneich, </w:t>
      </w:r>
      <w:r>
        <w:rPr>
          <w:rFonts w:hint="default" w:ascii="Source Sans Pro" w:hAnsi="Source Sans Pro" w:cs="Source Sans Pro"/>
          <w:b w:val="0"/>
          <w:bCs w:val="0"/>
          <w:i w:val="0"/>
          <w:iCs w:val="0"/>
          <w:color w:val="auto"/>
          <w:sz w:val="24"/>
          <w:szCs w:val="24"/>
          <w:lang w:val="en-US"/>
        </w:rPr>
        <w:t>S</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(2020). </w:t>
      </w:r>
      <w:r>
        <w:rPr>
          <w:rFonts w:hint="default" w:ascii="Source Sans Pro" w:hAnsi="Source Sans Pro" w:cs="Source Sans Pro"/>
          <w:b w:val="0"/>
          <w:bCs w:val="0"/>
          <w:i w:val="0"/>
          <w:iCs w:val="0"/>
          <w:color w:val="auto"/>
          <w:sz w:val="24"/>
          <w:szCs w:val="24"/>
        </w:rPr>
        <w:t>Neuroethology of acoustic communication in field crickets-from signal generation to song recognition in an insect brain. Progress in Neurobiology 194: 101882.</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30"/>
        <w:ind w:left="480" w:leftChars="0" w:hanging="480" w:hangingChars="200"/>
        <w:rPr>
          <w:rFonts w:hint="default" w:ascii="Source Sans Pro" w:hAnsi="Source Sans Pro" w:cs="Source Sans Pro"/>
          <w:b w:val="0"/>
          <w:bCs w:val="0"/>
          <w:i w:val="0"/>
          <w:iCs w:val="0"/>
          <w:color w:val="auto"/>
          <w:sz w:val="24"/>
          <w:szCs w:val="24"/>
        </w:rPr>
      </w:pPr>
      <w:bookmarkStart w:id="35" w:name="ref-Stowell2022"/>
      <w:r>
        <w:rPr>
          <w:rFonts w:hint="default" w:ascii="Source Sans Pro" w:hAnsi="Source Sans Pro" w:cs="Source Sans Pro"/>
          <w:b w:val="0"/>
          <w:bCs w:val="0"/>
          <w:i w:val="0"/>
          <w:iCs w:val="0"/>
          <w:color w:val="auto"/>
          <w:sz w:val="24"/>
          <w:szCs w:val="24"/>
        </w:rPr>
        <w:t xml:space="preserve">Specht, </w:t>
      </w:r>
      <w:r>
        <w:rPr>
          <w:rFonts w:hint="default" w:ascii="Source Sans Pro" w:hAnsi="Source Sans Pro" w:cs="Source Sans Pro"/>
          <w:b w:val="0"/>
          <w:bCs w:val="0"/>
          <w:i w:val="0"/>
          <w:iCs w:val="0"/>
          <w:color w:val="auto"/>
          <w:sz w:val="24"/>
          <w:szCs w:val="24"/>
          <w:lang w:val="en-US"/>
        </w:rPr>
        <w:t>R</w:t>
      </w:r>
      <w:r>
        <w:rPr>
          <w:rFonts w:hint="default" w:ascii="Source Sans Pro" w:hAnsi="Source Sans Pro" w:cs="Source Sans Pro"/>
          <w:b w:val="0"/>
          <w:bCs w:val="0"/>
          <w:i w:val="0"/>
          <w:iCs w:val="0"/>
          <w:color w:val="auto"/>
          <w:sz w:val="24"/>
          <w:szCs w:val="24"/>
        </w:rPr>
        <w:t>. (2002)</w:t>
      </w:r>
      <w:r>
        <w:rPr>
          <w:rFonts w:hint="default" w:ascii="Source Sans Pro" w:hAnsi="Source Sans Pro" w:cs="Source Sans Pro"/>
          <w:b w:val="0"/>
          <w:bCs w:val="0"/>
          <w:i w:val="0"/>
          <w:iCs w:val="0"/>
          <w:color w:val="auto"/>
          <w:sz w:val="24"/>
          <w:szCs w:val="24"/>
          <w:lang w:val="en-US"/>
        </w:rPr>
        <w:t xml:space="preserve">. </w:t>
      </w:r>
      <w:r>
        <w:rPr>
          <w:rFonts w:hint="default" w:ascii="Source Sans Pro" w:hAnsi="Source Sans Pro" w:cs="Source Sans Pro"/>
          <w:b w:val="0"/>
          <w:bCs w:val="0"/>
          <w:i w:val="0"/>
          <w:iCs w:val="0"/>
          <w:color w:val="auto"/>
          <w:sz w:val="24"/>
          <w:szCs w:val="24"/>
        </w:rPr>
        <w:t>Avisoft-saslab pro: sound analysis and synthesis laboratory. Avisoft Bioacoustics</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1-723.</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Stowell, D. (2022). Computational bioacoustics with deep learning: A review and roadmap. PeerJ, 10, e13152. </w:t>
      </w:r>
    </w:p>
    <w:bookmarkEnd w:id="35"/>
    <w:p>
      <w:pPr>
        <w:pStyle w:val="30"/>
        <w:ind w:left="480" w:leftChars="0" w:hanging="480" w:hangingChars="200"/>
        <w:rPr>
          <w:rFonts w:hint="default" w:ascii="Source Sans Pro" w:hAnsi="Source Sans Pro" w:cs="Source Sans Pro"/>
          <w:b w:val="0"/>
          <w:bCs w:val="0"/>
          <w:i w:val="0"/>
          <w:iCs w:val="0"/>
          <w:color w:val="auto"/>
          <w:sz w:val="24"/>
          <w:szCs w:val="24"/>
        </w:rPr>
      </w:pPr>
      <w:bookmarkStart w:id="36" w:name="ref-sturman2020"/>
      <w:r>
        <w:rPr>
          <w:rFonts w:hint="default" w:ascii="Source Sans Pro" w:hAnsi="Source Sans Pro" w:cs="Source Sans Pro"/>
          <w:b w:val="0"/>
          <w:bCs w:val="0"/>
          <w:i w:val="0"/>
          <w:iCs w:val="0"/>
          <w:color w:val="auto"/>
          <w:sz w:val="24"/>
          <w:szCs w:val="24"/>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hint="default" w:ascii="Source Sans Pro" w:hAnsi="Source Sans Pro" w:cs="Source Sans Pro"/>
          <w:b w:val="0"/>
          <w:bCs w:val="0"/>
          <w:i w:val="0"/>
          <w:iCs w:val="0"/>
          <w:color w:val="auto"/>
          <w:sz w:val="24"/>
          <w:szCs w:val="24"/>
        </w:rPr>
        <w:t>45.11 (2020): 1942-1952.</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Sugai, L., Silva, T., Jr, J.R. &amp; Llusia, D. (2019). Terrestrial passive acoustic monitoring: Review and perspectives. </w:t>
      </w:r>
      <w:bookmarkEnd w:id="37"/>
      <w:bookmarkStart w:id="38" w:name="ref-Tchernichovski2021"/>
      <w:r>
        <w:rPr>
          <w:rFonts w:hint="default" w:ascii="Source Sans Pro" w:hAnsi="Source Sans Pro" w:cs="Source Sans Pro"/>
          <w:b w:val="0"/>
          <w:bCs w:val="0"/>
          <w:i w:val="0"/>
          <w:iCs w:val="0"/>
          <w:color w:val="auto"/>
          <w:sz w:val="24"/>
          <w:szCs w:val="24"/>
        </w:rPr>
        <w:t>BioScience 69.1 (2019): 15-25.</w:t>
      </w:r>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Tchernichovski, O., Eisenberg-Edidin, S. &amp; Jarvis, E.D. (2021). Balanced imitation sustains song culture in zebra finches. Nature Communications 2021 12:1, 12, 1–14. </w:t>
      </w:r>
      <w:bookmarkEnd w:id="38"/>
      <w:bookmarkStart w:id="39" w:name="ref-tiwari2022"/>
    </w:p>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Tiwari, C. &amp; Diwakar, S. (2022).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"https://doi.org/10.1080/09524622.2022.2064330"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katydid country: Bioacoustics and ecology of tettigoniid communities from the indian subcontinent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Bioacoustics (2022): 1-25.</w:t>
      </w:r>
    </w:p>
    <w:bookmarkEnd w:id="13"/>
    <w:bookmarkEnd w:id="15"/>
    <w:bookmarkEnd w:id="39"/>
    <w:p>
      <w:pPr>
        <w:pStyle w:val="30"/>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Zsebők, S., Schmera, D., Laczi, M., Nagy, G., Vaskuti, É., Török, J., &amp; Zsolt Garamszegi, L. (2021). A practical approach to measuring the acoustic diversity by community ecology methods. Methods in Ecology and Evolution, 12(5), 874-884.</w:t>
      </w:r>
    </w:p>
    <w:p/>
    <w:sectPr>
      <w:headerReference r:id="rId4" w:type="default"/>
      <w:footerReference r:id="rId5" w:type="default"/>
      <w:pgSz w:w="12240" w:h="15840"/>
      <w:pgMar w:top="1411" w:right="1701" w:bottom="1411" w:left="1701" w:header="708" w:footer="708" w:gutter="0"/>
      <w:lnNumType w:countBy="1" w:restart="continuou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Droid Sans Fallback"/>
    <w:panose1 w:val="02040503050406030204"/>
    <w:charset w:val="86"/>
    <w:family w:val="roman"/>
    <w:pitch w:val="default"/>
    <w:sig w:usb0="00000000" w:usb1="00000000" w:usb2="00000000" w:usb3="00000000" w:csb0="0000019F" w:csb1="00000000"/>
  </w:font>
  <w:font w:name="Consolas">
    <w:altName w:val="Liberation Sans Narrow"/>
    <w:panose1 w:val="020B0609020204030204"/>
    <w:charset w:val="00"/>
    <w:family w:val="modern"/>
    <w:pitch w:val="default"/>
    <w:sig w:usb0="00000000" w:usb1="00000000" w:usb2="00000009" w:usb3="00000000" w:csb0="0000019F" w:csb1="00000000"/>
  </w:font>
  <w:font w:name="Source Sans Pro">
    <w:panose1 w:val="020B0503030403020204"/>
    <w:charset w:val="00"/>
    <w:family w:val="swiss"/>
    <w:pitch w:val="default"/>
    <w:sig w:usb0="20000007" w:usb1="00000001" w:usb2="00000000" w:usb3="00000000" w:csb0="20000193" w:csb1="00000000"/>
  </w:font>
  <w:font w:name="Liberation Sans">
    <w:panose1 w:val="020B060402020202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000A04B" w:usb2="00000828" w:usb3="00000000" w:csb0="20000001" w:csb1="0000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UXFTuIQIAAGIEAAAOAAAAAAAAAAEAIAAAADUBAABkcnMvZTJvRG9jLnht&#10;bFBLBQYAAAAABgAGAFkBAADI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rcelo">
    <w15:presenceInfo w15:providerId="None" w15:userId="marcelo"/>
  </w15:person>
  <w15:person w15:author="m">
    <w15:presenceInfo w15:providerId="None" w15:userI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NotTrackMoves/>
  <w:trackRevisions w:val="1"/>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2F6BAB"/>
    <w:rsid w:val="005A029D"/>
    <w:rsid w:val="00B137C3"/>
    <w:rsid w:val="08FB555D"/>
    <w:rsid w:val="0BFE2B9D"/>
    <w:rsid w:val="1FDF8A0D"/>
    <w:rsid w:val="2D5F8E6F"/>
    <w:rsid w:val="2EF7E080"/>
    <w:rsid w:val="37AF975C"/>
    <w:rsid w:val="3AD71ABA"/>
    <w:rsid w:val="3BF19627"/>
    <w:rsid w:val="3DB777D4"/>
    <w:rsid w:val="3DF71F6C"/>
    <w:rsid w:val="3DF7F875"/>
    <w:rsid w:val="3FF9C759"/>
    <w:rsid w:val="3FFAC26A"/>
    <w:rsid w:val="45992C83"/>
    <w:rsid w:val="45FF6D78"/>
    <w:rsid w:val="477FDCF6"/>
    <w:rsid w:val="4FFF16CE"/>
    <w:rsid w:val="55565967"/>
    <w:rsid w:val="5BB57B15"/>
    <w:rsid w:val="5FFBC8E8"/>
    <w:rsid w:val="5FFD71A3"/>
    <w:rsid w:val="61D96EB2"/>
    <w:rsid w:val="6725DC23"/>
    <w:rsid w:val="6BB5EE32"/>
    <w:rsid w:val="6ED97047"/>
    <w:rsid w:val="6F7FF00F"/>
    <w:rsid w:val="6FE30372"/>
    <w:rsid w:val="73FE8A1D"/>
    <w:rsid w:val="7773B800"/>
    <w:rsid w:val="77BF1807"/>
    <w:rsid w:val="7ACD18DF"/>
    <w:rsid w:val="7C6E9E01"/>
    <w:rsid w:val="7DEF12CB"/>
    <w:rsid w:val="7DEF845B"/>
    <w:rsid w:val="7F3DC002"/>
    <w:rsid w:val="7F4EBA75"/>
    <w:rsid w:val="7FDD81B9"/>
    <w:rsid w:val="7FF996CA"/>
    <w:rsid w:val="8D5A7B9F"/>
    <w:rsid w:val="97DBC2FA"/>
    <w:rsid w:val="97FF162D"/>
    <w:rsid w:val="9FFF0B24"/>
    <w:rsid w:val="AFF744BC"/>
    <w:rsid w:val="B9FC9A2A"/>
    <w:rsid w:val="BBEF304F"/>
    <w:rsid w:val="BDDFA0B8"/>
    <w:rsid w:val="BE133F86"/>
    <w:rsid w:val="BE6F0449"/>
    <w:rsid w:val="BE7F2DBA"/>
    <w:rsid w:val="BFB4986A"/>
    <w:rsid w:val="BFFFFC53"/>
    <w:rsid w:val="CFD72BF8"/>
    <w:rsid w:val="D6E69074"/>
    <w:rsid w:val="D78794C2"/>
    <w:rsid w:val="D7DE7831"/>
    <w:rsid w:val="D9EF50B4"/>
    <w:rsid w:val="DDFCCAC5"/>
    <w:rsid w:val="DEFF65D4"/>
    <w:rsid w:val="DF87A9E4"/>
    <w:rsid w:val="DFD76694"/>
    <w:rsid w:val="DFE719FD"/>
    <w:rsid w:val="EBB4B7D9"/>
    <w:rsid w:val="EBF91A4C"/>
    <w:rsid w:val="EFCEF490"/>
    <w:rsid w:val="EFDB3D61"/>
    <w:rsid w:val="EFFA38B2"/>
    <w:rsid w:val="EFFD06C3"/>
    <w:rsid w:val="EFFF3E5D"/>
    <w:rsid w:val="F1FF28FC"/>
    <w:rsid w:val="F2DB3334"/>
    <w:rsid w:val="F37DB0EC"/>
    <w:rsid w:val="F3D3352E"/>
    <w:rsid w:val="F4DB988E"/>
    <w:rsid w:val="F4FF93AE"/>
    <w:rsid w:val="F7CB7695"/>
    <w:rsid w:val="FAF1F728"/>
    <w:rsid w:val="FB7FEAC8"/>
    <w:rsid w:val="FBFDB2CF"/>
    <w:rsid w:val="FC131BA4"/>
    <w:rsid w:val="FD7ABF0D"/>
    <w:rsid w:val="FDFD7C74"/>
    <w:rsid w:val="FE43F089"/>
    <w:rsid w:val="FEAF43D6"/>
    <w:rsid w:val="FF1F0D0A"/>
    <w:rsid w:val="FF3C1A1A"/>
    <w:rsid w:val="FF5F682F"/>
    <w:rsid w:val="FFD59BC1"/>
    <w:rsid w:val="FFDDF6A8"/>
    <w:rsid w:val="FFE7BBDA"/>
    <w:rsid w:val="FFF6F1BD"/>
    <w:rsid w:val="FFF9357E"/>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3"/>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Texto independiente Car"/>
    <w:basedOn w:val="12"/>
    <w:link w:val="3"/>
    <w:qFormat/>
    <w:uiPriority w:val="0"/>
  </w:style>
  <w:style w:type="paragraph" w:styleId="20">
    <w:name w:val="footnote text"/>
    <w:basedOn w:val="1"/>
    <w:unhideWhenUsed/>
    <w:qFormat/>
    <w:uiPriority w:val="9"/>
  </w:style>
  <w:style w:type="paragraph" w:styleId="21">
    <w:name w:val="header"/>
    <w:basedOn w:val="1"/>
    <w:qFormat/>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14:textFill>
        <w14:solidFill>
          <w14:schemeClr w14:val="accent1"/>
        </w14:solidFill>
      </w14:textFill>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25">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6">
    <w:name w:val="First Paragraph"/>
    <w:basedOn w:val="3"/>
    <w:next w:val="3"/>
    <w:qFormat/>
    <w:uiPriority w:val="0"/>
  </w:style>
  <w:style w:type="paragraph" w:customStyle="1" w:styleId="27">
    <w:name w:val="Compact"/>
    <w:basedOn w:val="3"/>
    <w:qFormat/>
    <w:uiPriority w:val="0"/>
    <w:pPr>
      <w:spacing w:before="36" w:after="36"/>
    </w:pPr>
  </w:style>
  <w:style w:type="paragraph" w:customStyle="1" w:styleId="28">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9">
    <w:name w:val="Abstract"/>
    <w:basedOn w:val="1"/>
    <w:next w:val="3"/>
    <w:qFormat/>
    <w:uiPriority w:val="0"/>
    <w:pPr>
      <w:keepNext/>
      <w:keepLines/>
      <w:spacing w:before="300" w:after="300"/>
    </w:pPr>
    <w:rPr>
      <w:sz w:val="20"/>
      <w:szCs w:val="20"/>
    </w:rPr>
  </w:style>
  <w:style w:type="paragraph" w:customStyle="1" w:styleId="30">
    <w:name w:val="Bibliografía1"/>
    <w:basedOn w:val="1"/>
    <w:qFormat/>
    <w:uiPriority w:val="0"/>
  </w:style>
  <w:style w:type="table" w:customStyle="1" w:styleId="3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2">
    <w:name w:val="Definition Term"/>
    <w:basedOn w:val="1"/>
    <w:next w:val="33"/>
    <w:qFormat/>
    <w:uiPriority w:val="0"/>
    <w:pPr>
      <w:keepNext/>
      <w:keepLines/>
      <w:spacing w:after="0"/>
    </w:pPr>
    <w:rPr>
      <w:b/>
    </w:rPr>
  </w:style>
  <w:style w:type="paragraph" w:customStyle="1" w:styleId="33">
    <w:name w:val="Definition"/>
    <w:basedOn w:val="1"/>
    <w:qFormat/>
    <w:uiPriority w:val="0"/>
  </w:style>
  <w:style w:type="paragraph" w:customStyle="1" w:styleId="34">
    <w:name w:val="Table Caption"/>
    <w:basedOn w:val="15"/>
    <w:qFormat/>
    <w:uiPriority w:val="0"/>
    <w:pPr>
      <w:keepNext/>
    </w:pPr>
  </w:style>
  <w:style w:type="paragraph" w:customStyle="1" w:styleId="35">
    <w:name w:val="Image Caption"/>
    <w:basedOn w:val="15"/>
    <w:qFormat/>
    <w:uiPriority w:val="0"/>
  </w:style>
  <w:style w:type="paragraph" w:customStyle="1" w:styleId="36">
    <w:name w:val="Figure"/>
    <w:basedOn w:val="1"/>
    <w:qFormat/>
    <w:uiPriority w:val="0"/>
  </w:style>
  <w:style w:type="paragraph" w:customStyle="1" w:styleId="37">
    <w:name w:val="Captioned Figure"/>
    <w:basedOn w:val="36"/>
    <w:qFormat/>
    <w:uiPriority w:val="0"/>
    <w:pPr>
      <w:keepNext/>
    </w:pPr>
  </w:style>
  <w:style w:type="character" w:customStyle="1" w:styleId="38">
    <w:name w:val="Verbatim Char"/>
    <w:basedOn w:val="19"/>
    <w:link w:val="39"/>
    <w:qFormat/>
    <w:uiPriority w:val="0"/>
    <w:rPr>
      <w:rFonts w:ascii="Consolas" w:hAnsi="Consolas"/>
      <w:sz w:val="22"/>
    </w:rPr>
  </w:style>
  <w:style w:type="paragraph" w:customStyle="1" w:styleId="39">
    <w:name w:val="Source Code"/>
    <w:basedOn w:val="1"/>
    <w:link w:val="38"/>
    <w:qFormat/>
    <w:uiPriority w:val="0"/>
    <w:pPr>
      <w:shd w:val="clear" w:color="auto" w:fill="F8F8F8"/>
      <w:wordWrap w:val="0"/>
    </w:pPr>
  </w:style>
  <w:style w:type="character" w:customStyle="1" w:styleId="40">
    <w:name w:val="Section Number"/>
    <w:basedOn w:val="19"/>
    <w:qFormat/>
    <w:uiPriority w:val="0"/>
  </w:style>
  <w:style w:type="paragraph" w:customStyle="1" w:styleId="41">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2">
    <w:name w:val="KeywordTok"/>
    <w:basedOn w:val="38"/>
    <w:qFormat/>
    <w:uiPriority w:val="0"/>
    <w:rPr>
      <w:rFonts w:ascii="Consolas" w:hAnsi="Consolas"/>
      <w:b/>
      <w:color w:val="204A87"/>
      <w:sz w:val="22"/>
      <w:shd w:val="clear" w:color="auto" w:fill="F8F8F8"/>
    </w:rPr>
  </w:style>
  <w:style w:type="character" w:customStyle="1" w:styleId="43">
    <w:name w:val="DataTypeTok"/>
    <w:basedOn w:val="38"/>
    <w:qFormat/>
    <w:uiPriority w:val="0"/>
    <w:rPr>
      <w:rFonts w:ascii="Consolas" w:hAnsi="Consolas"/>
      <w:color w:val="204A87"/>
      <w:sz w:val="22"/>
      <w:shd w:val="clear" w:color="auto" w:fill="F8F8F8"/>
    </w:rPr>
  </w:style>
  <w:style w:type="character" w:customStyle="1" w:styleId="44">
    <w:name w:val="DecValTok"/>
    <w:basedOn w:val="38"/>
    <w:qFormat/>
    <w:uiPriority w:val="0"/>
    <w:rPr>
      <w:rFonts w:ascii="Consolas" w:hAnsi="Consolas"/>
      <w:color w:val="0000CF"/>
      <w:sz w:val="22"/>
      <w:shd w:val="clear" w:color="auto" w:fill="F8F8F8"/>
    </w:rPr>
  </w:style>
  <w:style w:type="character" w:customStyle="1" w:styleId="45">
    <w:name w:val="BaseNTok"/>
    <w:basedOn w:val="38"/>
    <w:qFormat/>
    <w:uiPriority w:val="0"/>
    <w:rPr>
      <w:rFonts w:ascii="Consolas" w:hAnsi="Consolas"/>
      <w:color w:val="0000CF"/>
      <w:sz w:val="22"/>
      <w:shd w:val="clear" w:color="auto" w:fill="F8F8F8"/>
    </w:rPr>
  </w:style>
  <w:style w:type="character" w:customStyle="1" w:styleId="46">
    <w:name w:val="FloatTok"/>
    <w:basedOn w:val="38"/>
    <w:qFormat/>
    <w:uiPriority w:val="0"/>
    <w:rPr>
      <w:rFonts w:ascii="Consolas" w:hAnsi="Consolas"/>
      <w:color w:val="0000CF"/>
      <w:sz w:val="22"/>
      <w:shd w:val="clear" w:color="auto" w:fill="F8F8F8"/>
    </w:rPr>
  </w:style>
  <w:style w:type="character" w:customStyle="1" w:styleId="47">
    <w:name w:val="ConstantTok"/>
    <w:basedOn w:val="38"/>
    <w:qFormat/>
    <w:uiPriority w:val="0"/>
    <w:rPr>
      <w:rFonts w:ascii="Consolas" w:hAnsi="Consolas"/>
      <w:color w:val="000000"/>
      <w:sz w:val="22"/>
      <w:shd w:val="clear" w:color="auto" w:fill="F8F8F8"/>
    </w:rPr>
  </w:style>
  <w:style w:type="character" w:customStyle="1" w:styleId="48">
    <w:name w:val="CharTok"/>
    <w:basedOn w:val="38"/>
    <w:qFormat/>
    <w:uiPriority w:val="0"/>
    <w:rPr>
      <w:rFonts w:ascii="Consolas" w:hAnsi="Consolas"/>
      <w:color w:val="4E9A06"/>
      <w:sz w:val="22"/>
      <w:shd w:val="clear" w:color="auto" w:fill="F8F8F8"/>
    </w:rPr>
  </w:style>
  <w:style w:type="character" w:customStyle="1" w:styleId="49">
    <w:name w:val="SpecialCharTok"/>
    <w:basedOn w:val="38"/>
    <w:qFormat/>
    <w:uiPriority w:val="0"/>
    <w:rPr>
      <w:rFonts w:ascii="Consolas" w:hAnsi="Consolas"/>
      <w:color w:val="000000"/>
      <w:sz w:val="22"/>
      <w:shd w:val="clear" w:color="auto" w:fill="F8F8F8"/>
    </w:rPr>
  </w:style>
  <w:style w:type="character" w:customStyle="1" w:styleId="50">
    <w:name w:val="StringTok"/>
    <w:basedOn w:val="38"/>
    <w:qFormat/>
    <w:uiPriority w:val="0"/>
    <w:rPr>
      <w:rFonts w:ascii="Consolas" w:hAnsi="Consolas"/>
      <w:color w:val="4E9A06"/>
      <w:sz w:val="22"/>
      <w:shd w:val="clear" w:color="auto" w:fill="F8F8F8"/>
    </w:rPr>
  </w:style>
  <w:style w:type="character" w:customStyle="1" w:styleId="51">
    <w:name w:val="VerbatimStringTok"/>
    <w:basedOn w:val="38"/>
    <w:qFormat/>
    <w:uiPriority w:val="0"/>
    <w:rPr>
      <w:rFonts w:ascii="Consolas" w:hAnsi="Consolas"/>
      <w:color w:val="4E9A06"/>
      <w:sz w:val="22"/>
      <w:shd w:val="clear" w:color="auto" w:fill="F8F8F8"/>
    </w:rPr>
  </w:style>
  <w:style w:type="character" w:customStyle="1" w:styleId="52">
    <w:name w:val="SpecialStringTok"/>
    <w:basedOn w:val="38"/>
    <w:qFormat/>
    <w:uiPriority w:val="0"/>
    <w:rPr>
      <w:rFonts w:ascii="Consolas" w:hAnsi="Consolas"/>
      <w:color w:val="4E9A06"/>
      <w:sz w:val="22"/>
      <w:shd w:val="clear" w:color="auto" w:fill="F8F8F8"/>
    </w:rPr>
  </w:style>
  <w:style w:type="character" w:customStyle="1" w:styleId="53">
    <w:name w:val="ImportTok"/>
    <w:basedOn w:val="38"/>
    <w:qFormat/>
    <w:uiPriority w:val="0"/>
    <w:rPr>
      <w:rFonts w:ascii="Consolas" w:hAnsi="Consolas"/>
      <w:sz w:val="22"/>
      <w:shd w:val="clear" w:color="auto" w:fill="F8F8F8"/>
    </w:rPr>
  </w:style>
  <w:style w:type="character" w:customStyle="1" w:styleId="54">
    <w:name w:val="CommentTok"/>
    <w:basedOn w:val="38"/>
    <w:qFormat/>
    <w:uiPriority w:val="0"/>
    <w:rPr>
      <w:rFonts w:ascii="Consolas" w:hAnsi="Consolas"/>
      <w:i/>
      <w:color w:val="8F5902"/>
      <w:sz w:val="22"/>
      <w:shd w:val="clear" w:color="auto" w:fill="F8F8F8"/>
    </w:rPr>
  </w:style>
  <w:style w:type="character" w:customStyle="1" w:styleId="55">
    <w:name w:val="DocumentationTok"/>
    <w:basedOn w:val="38"/>
    <w:qFormat/>
    <w:uiPriority w:val="0"/>
    <w:rPr>
      <w:rFonts w:ascii="Consolas" w:hAnsi="Consolas"/>
      <w:b/>
      <w:i/>
      <w:color w:val="8F5902"/>
      <w:sz w:val="22"/>
      <w:shd w:val="clear" w:color="auto" w:fill="F8F8F8"/>
    </w:rPr>
  </w:style>
  <w:style w:type="character" w:customStyle="1" w:styleId="56">
    <w:name w:val="AnnotationTok"/>
    <w:basedOn w:val="38"/>
    <w:qFormat/>
    <w:uiPriority w:val="0"/>
    <w:rPr>
      <w:rFonts w:ascii="Consolas" w:hAnsi="Consolas"/>
      <w:b/>
      <w:i/>
      <w:color w:val="8F5902"/>
      <w:sz w:val="22"/>
      <w:shd w:val="clear" w:color="auto" w:fill="F8F8F8"/>
    </w:rPr>
  </w:style>
  <w:style w:type="character" w:customStyle="1" w:styleId="57">
    <w:name w:val="CommentVarTok"/>
    <w:basedOn w:val="38"/>
    <w:qFormat/>
    <w:uiPriority w:val="0"/>
    <w:rPr>
      <w:rFonts w:ascii="Consolas" w:hAnsi="Consolas"/>
      <w:b/>
      <w:i/>
      <w:color w:val="8F5902"/>
      <w:sz w:val="22"/>
      <w:shd w:val="clear" w:color="auto" w:fill="F8F8F8"/>
    </w:rPr>
  </w:style>
  <w:style w:type="character" w:customStyle="1" w:styleId="58">
    <w:name w:val="OtherTok"/>
    <w:basedOn w:val="38"/>
    <w:qFormat/>
    <w:uiPriority w:val="0"/>
    <w:rPr>
      <w:rFonts w:ascii="Consolas" w:hAnsi="Consolas"/>
      <w:color w:val="8F5902"/>
      <w:sz w:val="22"/>
      <w:shd w:val="clear" w:color="auto" w:fill="F8F8F8"/>
    </w:rPr>
  </w:style>
  <w:style w:type="character" w:customStyle="1" w:styleId="59">
    <w:name w:val="FunctionTok"/>
    <w:basedOn w:val="38"/>
    <w:qFormat/>
    <w:uiPriority w:val="0"/>
    <w:rPr>
      <w:rFonts w:ascii="Consolas" w:hAnsi="Consolas"/>
      <w:color w:val="000000"/>
      <w:sz w:val="22"/>
      <w:shd w:val="clear" w:color="auto" w:fill="F8F8F8"/>
    </w:rPr>
  </w:style>
  <w:style w:type="character" w:customStyle="1" w:styleId="60">
    <w:name w:val="VariableTok"/>
    <w:basedOn w:val="38"/>
    <w:qFormat/>
    <w:uiPriority w:val="0"/>
    <w:rPr>
      <w:rFonts w:ascii="Consolas" w:hAnsi="Consolas"/>
      <w:color w:val="000000"/>
      <w:sz w:val="22"/>
      <w:shd w:val="clear" w:color="auto" w:fill="F8F8F8"/>
    </w:rPr>
  </w:style>
  <w:style w:type="character" w:customStyle="1" w:styleId="61">
    <w:name w:val="ControlFlowTok"/>
    <w:basedOn w:val="38"/>
    <w:qFormat/>
    <w:uiPriority w:val="0"/>
    <w:rPr>
      <w:rFonts w:ascii="Consolas" w:hAnsi="Consolas"/>
      <w:b/>
      <w:color w:val="204A87"/>
      <w:sz w:val="22"/>
      <w:shd w:val="clear" w:color="auto" w:fill="F8F8F8"/>
    </w:rPr>
  </w:style>
  <w:style w:type="character" w:customStyle="1" w:styleId="62">
    <w:name w:val="OperatorTok"/>
    <w:basedOn w:val="38"/>
    <w:qFormat/>
    <w:uiPriority w:val="0"/>
    <w:rPr>
      <w:rFonts w:ascii="Consolas" w:hAnsi="Consolas"/>
      <w:b/>
      <w:color w:val="CE5C00"/>
      <w:sz w:val="22"/>
      <w:shd w:val="clear" w:color="auto" w:fill="F8F8F8"/>
    </w:rPr>
  </w:style>
  <w:style w:type="character" w:customStyle="1" w:styleId="63">
    <w:name w:val="BuiltInTok"/>
    <w:basedOn w:val="38"/>
    <w:qFormat/>
    <w:uiPriority w:val="0"/>
    <w:rPr>
      <w:rFonts w:ascii="Consolas" w:hAnsi="Consolas"/>
      <w:sz w:val="22"/>
      <w:shd w:val="clear" w:color="auto" w:fill="F8F8F8"/>
    </w:rPr>
  </w:style>
  <w:style w:type="character" w:customStyle="1" w:styleId="64">
    <w:name w:val="ExtensionTok"/>
    <w:basedOn w:val="38"/>
    <w:qFormat/>
    <w:uiPriority w:val="0"/>
    <w:rPr>
      <w:rFonts w:ascii="Consolas" w:hAnsi="Consolas"/>
      <w:sz w:val="22"/>
      <w:shd w:val="clear" w:color="auto" w:fill="F8F8F8"/>
    </w:rPr>
  </w:style>
  <w:style w:type="character" w:customStyle="1" w:styleId="65">
    <w:name w:val="PreprocessorTok"/>
    <w:basedOn w:val="38"/>
    <w:qFormat/>
    <w:uiPriority w:val="0"/>
    <w:rPr>
      <w:rFonts w:ascii="Consolas" w:hAnsi="Consolas"/>
      <w:i/>
      <w:color w:val="8F5902"/>
      <w:sz w:val="22"/>
      <w:shd w:val="clear" w:color="auto" w:fill="F8F8F8"/>
    </w:rPr>
  </w:style>
  <w:style w:type="character" w:customStyle="1" w:styleId="66">
    <w:name w:val="AttributeTok"/>
    <w:basedOn w:val="38"/>
    <w:qFormat/>
    <w:uiPriority w:val="0"/>
    <w:rPr>
      <w:rFonts w:ascii="Consolas" w:hAnsi="Consolas"/>
      <w:color w:val="C4A000"/>
      <w:sz w:val="22"/>
      <w:shd w:val="clear" w:color="auto" w:fill="F8F8F8"/>
    </w:rPr>
  </w:style>
  <w:style w:type="character" w:customStyle="1" w:styleId="67">
    <w:name w:val="RegionMarkerTok"/>
    <w:basedOn w:val="38"/>
    <w:qFormat/>
    <w:uiPriority w:val="0"/>
    <w:rPr>
      <w:rFonts w:ascii="Consolas" w:hAnsi="Consolas"/>
      <w:sz w:val="22"/>
      <w:shd w:val="clear" w:color="auto" w:fill="F8F8F8"/>
    </w:rPr>
  </w:style>
  <w:style w:type="character" w:customStyle="1" w:styleId="68">
    <w:name w:val="InformationTok"/>
    <w:basedOn w:val="38"/>
    <w:qFormat/>
    <w:uiPriority w:val="0"/>
    <w:rPr>
      <w:rFonts w:ascii="Consolas" w:hAnsi="Consolas"/>
      <w:b/>
      <w:i/>
      <w:color w:val="8F5902"/>
      <w:sz w:val="22"/>
      <w:shd w:val="clear" w:color="auto" w:fill="F8F8F8"/>
    </w:rPr>
  </w:style>
  <w:style w:type="character" w:customStyle="1" w:styleId="69">
    <w:name w:val="WarningTok"/>
    <w:basedOn w:val="38"/>
    <w:qFormat/>
    <w:uiPriority w:val="0"/>
    <w:rPr>
      <w:rFonts w:ascii="Consolas" w:hAnsi="Consolas"/>
      <w:b/>
      <w:i/>
      <w:color w:val="8F5902"/>
      <w:sz w:val="22"/>
      <w:shd w:val="clear" w:color="auto" w:fill="F8F8F8"/>
    </w:rPr>
  </w:style>
  <w:style w:type="character" w:customStyle="1" w:styleId="70">
    <w:name w:val="AlertTok"/>
    <w:basedOn w:val="38"/>
    <w:qFormat/>
    <w:uiPriority w:val="0"/>
    <w:rPr>
      <w:rFonts w:ascii="Consolas" w:hAnsi="Consolas"/>
      <w:color w:val="EF2929"/>
      <w:sz w:val="22"/>
      <w:shd w:val="clear" w:color="auto" w:fill="F8F8F8"/>
    </w:rPr>
  </w:style>
  <w:style w:type="character" w:customStyle="1" w:styleId="71">
    <w:name w:val="ErrorTok"/>
    <w:basedOn w:val="38"/>
    <w:qFormat/>
    <w:uiPriority w:val="0"/>
    <w:rPr>
      <w:rFonts w:ascii="Consolas" w:hAnsi="Consolas"/>
      <w:b/>
      <w:color w:val="A40000"/>
      <w:sz w:val="22"/>
      <w:shd w:val="clear" w:color="auto" w:fill="F8F8F8"/>
    </w:rPr>
  </w:style>
  <w:style w:type="character" w:customStyle="1" w:styleId="72">
    <w:name w:val="NormalTok"/>
    <w:basedOn w:val="38"/>
    <w:qFormat/>
    <w:uiPriority w:val="0"/>
    <w:rPr>
      <w:rFonts w:ascii="Consolas" w:hAnsi="Consolas"/>
      <w:sz w:val="22"/>
      <w:shd w:val="clear" w:color="auto" w:fill="F8F8F8"/>
    </w:rPr>
  </w:style>
  <w:style w:type="character" w:customStyle="1" w:styleId="73">
    <w:name w:val="Body Text Char"/>
    <w:basedOn w:val="12"/>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5244</Words>
  <Characters>29991</Characters>
  <Lines>272</Lines>
  <Paragraphs>77</Paragraphs>
  <TotalTime>0</TotalTime>
  <ScaleCrop>false</ScaleCrop>
  <LinksUpToDate>false</LinksUpToDate>
  <CharactersWithSpaces>35108</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2022-08-08T11:16:00Z</dcterms:created>
  <dc:creator>neuro</dc:creator>
  <cp:lastModifiedBy>marcelo</cp:lastModifiedBy>
  <dcterms:modified xsi:type="dcterms:W3CDTF">2023-05-19T07:47:35Z</dcterms:modified>
  <dc:title>ohun: an R package for diagnosing and optimizing automatic sound event detection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1033-11.1.0.10920</vt:lpwstr>
  </property>
  <property fmtid="{D5CDD505-2E9C-101B-9397-08002B2CF9AE}" pid="7" name="link-citations">
    <vt:lpwstr>True</vt:lpwstr>
  </property>
  <property fmtid="{D5CDD505-2E9C-101B-9397-08002B2CF9AE}" pid="8" name="output">
    <vt:lpwstr/>
  </property>
</Properties>
</file>